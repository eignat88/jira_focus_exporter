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4761BA7B" w:rsidR="00A51049" w:rsidRPr="00837729" w:rsidRDefault="008E2C64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8E2C64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DAX-11244. Изменение модели данных партии.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6AC41A2C" w:rsidR="00662477" w:rsidRPr="00FB2648" w:rsidRDefault="00757878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6371C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891BD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4F039F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33D7E1CD" w:rsidR="004F039F" w:rsidRPr="0039071F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26B9755B" w:rsidR="004F039F" w:rsidRPr="0095244B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1FE17104" w:rsidR="004F039F" w:rsidRDefault="004F039F" w:rsidP="007D23AB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0673B488" w:rsidR="004F039F" w:rsidRDefault="004F039F" w:rsidP="00633D5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4EAB99D8" w:rsidR="00891BD6" w:rsidRPr="00757878" w:rsidRDefault="00757878" w:rsidP="0039071F">
      <w:pPr>
        <w:pStyle w:val="a4"/>
        <w:ind w:firstLine="0"/>
        <w:rPr>
          <w:sz w:val="24"/>
          <w:szCs w:val="24"/>
        </w:rPr>
      </w:pPr>
      <w:proofErr w:type="spellStart"/>
      <w:r>
        <w:rPr>
          <w:sz w:val="24"/>
          <w:szCs w:val="24"/>
        </w:rPr>
        <w:t>Партионный</w:t>
      </w:r>
      <w:proofErr w:type="spellEnd"/>
      <w:r>
        <w:rPr>
          <w:sz w:val="24"/>
          <w:szCs w:val="24"/>
        </w:rPr>
        <w:t xml:space="preserve"> учет</w:t>
      </w:r>
      <w:r w:rsidR="00C0339C">
        <w:rPr>
          <w:sz w:val="24"/>
          <w:szCs w:val="24"/>
        </w:rPr>
        <w:t xml:space="preserve"> 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WMS</w:t>
      </w:r>
      <w:r>
        <w:rPr>
          <w:sz w:val="24"/>
          <w:szCs w:val="24"/>
        </w:rPr>
        <w:t>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3822509A" w:rsidR="00891BD6" w:rsidRPr="0039071F" w:rsidRDefault="00E607D3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Реализовать хранение на складе в разрезе партии.</w:t>
      </w:r>
    </w:p>
    <w:p w14:paraId="56CE5650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293B24A2" w14:textId="12AAD62B" w:rsidR="001A71FB" w:rsidRDefault="001C1523" w:rsidP="00F452D3">
      <w:pPr>
        <w:pStyle w:val="a4"/>
        <w:numPr>
          <w:ilvl w:val="0"/>
          <w:numId w:val="28"/>
        </w:numPr>
        <w:rPr>
          <w:sz w:val="24"/>
          <w:szCs w:val="24"/>
        </w:rPr>
      </w:pPr>
      <w:bookmarkStart w:id="4" w:name="_Toc309597741"/>
      <w:r>
        <w:rPr>
          <w:sz w:val="24"/>
          <w:szCs w:val="24"/>
        </w:rPr>
        <w:t xml:space="preserve">В таблицу </w:t>
      </w:r>
      <w:r w:rsidR="00FB1D6F">
        <w:rPr>
          <w:sz w:val="24"/>
          <w:szCs w:val="24"/>
        </w:rPr>
        <w:t>«</w:t>
      </w:r>
      <w:r w:rsidR="00E607D3">
        <w:rPr>
          <w:sz w:val="24"/>
          <w:szCs w:val="24"/>
        </w:rPr>
        <w:t>Партии</w:t>
      </w:r>
      <w:r w:rsidR="00FB1D6F">
        <w:rPr>
          <w:sz w:val="24"/>
          <w:szCs w:val="24"/>
        </w:rPr>
        <w:t>»</w:t>
      </w:r>
      <w:r>
        <w:rPr>
          <w:sz w:val="24"/>
          <w:szCs w:val="24"/>
        </w:rPr>
        <w:t xml:space="preserve"> (</w:t>
      </w:r>
      <w:proofErr w:type="spellStart"/>
      <w:r w:rsidR="00E607D3" w:rsidRPr="00920509">
        <w:rPr>
          <w:sz w:val="24"/>
          <w:szCs w:val="24"/>
        </w:rPr>
        <w:t>InventBatch</w:t>
      </w:r>
      <w:proofErr w:type="spellEnd"/>
      <w:r>
        <w:rPr>
          <w:sz w:val="24"/>
          <w:szCs w:val="24"/>
        </w:rPr>
        <w:t>) д</w:t>
      </w:r>
      <w:r w:rsidR="00E607D3">
        <w:rPr>
          <w:sz w:val="24"/>
          <w:szCs w:val="24"/>
        </w:rPr>
        <w:t>обавить новые поля:</w:t>
      </w:r>
    </w:p>
    <w:p w14:paraId="1CD549B7" w14:textId="77777777" w:rsidR="00E57632" w:rsidRPr="001C1523" w:rsidRDefault="00E57632" w:rsidP="001A71FB">
      <w:pPr>
        <w:pStyle w:val="a4"/>
        <w:ind w:firstLine="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689"/>
        <w:gridCol w:w="1842"/>
        <w:gridCol w:w="1843"/>
        <w:gridCol w:w="1276"/>
        <w:gridCol w:w="1134"/>
        <w:gridCol w:w="844"/>
      </w:tblGrid>
      <w:tr w:rsidR="00DB4A9D" w:rsidRPr="00B2280A" w14:paraId="4B8AF87F" w14:textId="77777777" w:rsidTr="00DB4A9D">
        <w:trPr>
          <w:trHeight w:val="814"/>
          <w:tblHeader/>
        </w:trPr>
        <w:tc>
          <w:tcPr>
            <w:tcW w:w="2689" w:type="dxa"/>
            <w:shd w:val="clear" w:color="auto" w:fill="D9D9D9" w:themeFill="background1" w:themeFillShade="D9"/>
          </w:tcPr>
          <w:p w14:paraId="00545921" w14:textId="77777777" w:rsidR="001C1523" w:rsidRPr="00B2280A" w:rsidRDefault="001C1523" w:rsidP="00042502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EEBFBAA" w14:textId="77777777" w:rsidR="001C1523" w:rsidRPr="00B2280A" w:rsidRDefault="001C1523" w:rsidP="00042502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E2276D5" w14:textId="77777777" w:rsidR="001C1523" w:rsidRPr="00B2280A" w:rsidRDefault="001C1523" w:rsidP="00042502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B35BBF3" w14:textId="21E69BBE" w:rsidR="001C1523" w:rsidRPr="008E2C64" w:rsidRDefault="001C1523" w:rsidP="00042502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  <w:r w:rsidR="008E2C64">
              <w:rPr>
                <w:sz w:val="24"/>
                <w:szCs w:val="24"/>
                <w:lang w:val="en-US"/>
              </w:rPr>
              <w:t xml:space="preserve"> </w:t>
            </w:r>
            <w:r w:rsidR="008E2C64">
              <w:rPr>
                <w:sz w:val="24"/>
                <w:szCs w:val="24"/>
              </w:rPr>
              <w:t>для системы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778026A" w14:textId="77777777" w:rsidR="001C1523" w:rsidRPr="00B2280A" w:rsidRDefault="001C1523" w:rsidP="00042502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42016BA2" w14:textId="77777777" w:rsidR="001C1523" w:rsidRPr="00B2280A" w:rsidRDefault="001C1523" w:rsidP="00042502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DB4A9D" w:rsidRPr="00B2280A" w14:paraId="6FB9D60E" w14:textId="77777777" w:rsidTr="00DB4A9D">
        <w:tc>
          <w:tcPr>
            <w:tcW w:w="2689" w:type="dxa"/>
            <w:shd w:val="clear" w:color="auto" w:fill="auto"/>
          </w:tcPr>
          <w:p w14:paraId="68E89E05" w14:textId="54127041" w:rsidR="00E607D3" w:rsidRPr="006E68D5" w:rsidRDefault="006E68D5" w:rsidP="00E607D3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Box_QTY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3F03025A" w14:textId="4EDF5DA4" w:rsidR="006E68D5" w:rsidRPr="006E68D5" w:rsidRDefault="00E607D3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Заводской короб</w:t>
            </w:r>
            <w:r w:rsidR="006E68D5">
              <w:rPr>
                <w:sz w:val="24"/>
                <w:szCs w:val="24"/>
                <w:lang w:val="en-US"/>
              </w:rPr>
              <w:t xml:space="preserve"> (</w:t>
            </w:r>
            <w:r w:rsidR="006E68D5">
              <w:rPr>
                <w:sz w:val="24"/>
                <w:szCs w:val="24"/>
              </w:rPr>
              <w:t>Кратность</w:t>
            </w:r>
            <w:r w:rsidR="006E68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14:paraId="717E1D0B" w14:textId="1040D2CC" w:rsidR="00E607D3" w:rsidRPr="00B2280A" w:rsidRDefault="006E68D5" w:rsidP="00E607D3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</w:t>
            </w:r>
          </w:p>
        </w:tc>
        <w:tc>
          <w:tcPr>
            <w:tcW w:w="1276" w:type="dxa"/>
          </w:tcPr>
          <w:p w14:paraId="0E2D33D9" w14:textId="7D79AE4C" w:rsidR="00E607D3" w:rsidRPr="00B2280A" w:rsidRDefault="00C0339C" w:rsidP="00E607D3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772AC141" w14:textId="77777777" w:rsidR="00E607D3" w:rsidRPr="00B2280A" w:rsidRDefault="00E607D3" w:rsidP="00E607D3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3E44C802" w14:textId="77777777" w:rsidR="00E607D3" w:rsidRPr="00B2280A" w:rsidRDefault="00E607D3" w:rsidP="00E607D3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4A21148E" w14:textId="77777777" w:rsidTr="00DB4A9D">
        <w:tc>
          <w:tcPr>
            <w:tcW w:w="2689" w:type="dxa"/>
            <w:shd w:val="clear" w:color="auto" w:fill="auto"/>
          </w:tcPr>
          <w:p w14:paraId="12A29D95" w14:textId="31F2E293" w:rsidR="00E607D3" w:rsidRPr="006E68D5" w:rsidRDefault="006E68D5" w:rsidP="00E607D3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MiniPack_QTY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032310D6" w14:textId="77777777" w:rsidR="00E607D3" w:rsidRDefault="00E607D3" w:rsidP="00E607D3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Мини упаковка</w:t>
            </w:r>
            <w:ins w:id="5" w:author="Ulyana Yureva" w:date="2025-09-18T13:49:00Z">
              <w:r>
                <w:rPr>
                  <w:sz w:val="24"/>
                  <w:szCs w:val="24"/>
                </w:rPr>
                <w:t xml:space="preserve"> </w:t>
              </w:r>
            </w:ins>
          </w:p>
          <w:p w14:paraId="038421FE" w14:textId="6B687C89" w:rsidR="00E607D3" w:rsidRDefault="00E607D3" w:rsidP="00E607D3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(кратность)</w:t>
            </w:r>
          </w:p>
        </w:tc>
        <w:tc>
          <w:tcPr>
            <w:tcW w:w="1843" w:type="dxa"/>
            <w:shd w:val="clear" w:color="auto" w:fill="auto"/>
          </w:tcPr>
          <w:p w14:paraId="7F18BDF9" w14:textId="3CDCEC10" w:rsidR="00E607D3" w:rsidRPr="006E68D5" w:rsidRDefault="006E68D5" w:rsidP="00E607D3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</w:t>
            </w:r>
          </w:p>
        </w:tc>
        <w:tc>
          <w:tcPr>
            <w:tcW w:w="1276" w:type="dxa"/>
          </w:tcPr>
          <w:p w14:paraId="733CFC34" w14:textId="2059BC57" w:rsidR="00E607D3" w:rsidRPr="00B2280A" w:rsidRDefault="006E68D5" w:rsidP="00E607D3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05A455C0" w14:textId="476A2D43" w:rsidR="00E607D3" w:rsidRPr="00B2280A" w:rsidRDefault="006E68D5" w:rsidP="00E607D3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0C7A47CC" w14:textId="77777777" w:rsidR="00E607D3" w:rsidRPr="00B2280A" w:rsidRDefault="00E607D3" w:rsidP="00E607D3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68016640" w14:textId="77777777" w:rsidTr="00DB4A9D">
        <w:tc>
          <w:tcPr>
            <w:tcW w:w="2689" w:type="dxa"/>
            <w:shd w:val="clear" w:color="auto" w:fill="auto"/>
          </w:tcPr>
          <w:p w14:paraId="2D0E8B8A" w14:textId="52D52D8C" w:rsidR="006E68D5" w:rsidRPr="006E68D5" w:rsidRDefault="006E68D5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MasterBox_QTY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2A2D01C5" w14:textId="77777777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proofErr w:type="spellStart"/>
            <w:r w:rsidRPr="00920509">
              <w:rPr>
                <w:sz w:val="24"/>
                <w:szCs w:val="24"/>
                <w:lang w:val="en-US"/>
              </w:rPr>
              <w:t>Мастер</w:t>
            </w:r>
            <w:proofErr w:type="spellEnd"/>
            <w:r w:rsidRPr="0092050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509">
              <w:rPr>
                <w:sz w:val="24"/>
                <w:szCs w:val="24"/>
                <w:lang w:val="en-US"/>
              </w:rPr>
              <w:t>короб</w:t>
            </w:r>
            <w:proofErr w:type="spellEnd"/>
            <w:r w:rsidRPr="00920509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920509">
              <w:rPr>
                <w:sz w:val="24"/>
                <w:szCs w:val="24"/>
                <w:lang w:val="en-US"/>
              </w:rPr>
              <w:t>паллет</w:t>
            </w:r>
            <w:proofErr w:type="spellEnd"/>
            <w:ins w:id="6" w:author="Ulyana Yureva" w:date="2025-09-18T13:49:00Z">
              <w:r>
                <w:rPr>
                  <w:sz w:val="24"/>
                  <w:szCs w:val="24"/>
                </w:rPr>
                <w:t xml:space="preserve"> </w:t>
              </w:r>
            </w:ins>
          </w:p>
          <w:p w14:paraId="220BF25E" w14:textId="67E2D7D9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(кратность)</w:t>
            </w:r>
          </w:p>
        </w:tc>
        <w:tc>
          <w:tcPr>
            <w:tcW w:w="1843" w:type="dxa"/>
            <w:shd w:val="clear" w:color="auto" w:fill="auto"/>
          </w:tcPr>
          <w:p w14:paraId="3F5DD3B2" w14:textId="735569D7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</w:t>
            </w:r>
          </w:p>
        </w:tc>
        <w:tc>
          <w:tcPr>
            <w:tcW w:w="1276" w:type="dxa"/>
          </w:tcPr>
          <w:p w14:paraId="0D8F1B73" w14:textId="7F5C6E41" w:rsidR="006E68D5" w:rsidRP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461CBEB4" w14:textId="24B52E16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57CCD482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6BC2B301" w14:textId="77777777" w:rsidTr="00DB4A9D">
        <w:tc>
          <w:tcPr>
            <w:tcW w:w="2689" w:type="dxa"/>
            <w:shd w:val="clear" w:color="auto" w:fill="auto"/>
          </w:tcPr>
          <w:p w14:paraId="08B44CF8" w14:textId="30DC96D2" w:rsidR="006E68D5" w:rsidRPr="00C0339C" w:rsidRDefault="006E68D5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KM</w:t>
            </w:r>
          </w:p>
        </w:tc>
        <w:tc>
          <w:tcPr>
            <w:tcW w:w="1842" w:type="dxa"/>
            <w:shd w:val="clear" w:color="auto" w:fill="auto"/>
          </w:tcPr>
          <w:p w14:paraId="07F98350" w14:textId="0F047DC7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КМ физически нанесен на товар</w:t>
            </w:r>
          </w:p>
        </w:tc>
        <w:tc>
          <w:tcPr>
            <w:tcW w:w="1843" w:type="dxa"/>
            <w:shd w:val="clear" w:color="auto" w:fill="auto"/>
          </w:tcPr>
          <w:p w14:paraId="0A2F56E7" w14:textId="40D9E6F6" w:rsidR="006E68D5" w:rsidRPr="00E607D3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276" w:type="dxa"/>
          </w:tcPr>
          <w:p w14:paraId="5525904B" w14:textId="4EFC0636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1D1D65D0" w14:textId="566E1F46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0BD7AADE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1DDA41C1" w14:textId="77777777" w:rsidTr="00DB4A9D">
        <w:tc>
          <w:tcPr>
            <w:tcW w:w="2689" w:type="dxa"/>
            <w:shd w:val="clear" w:color="auto" w:fill="auto"/>
          </w:tcPr>
          <w:p w14:paraId="2FB8642C" w14:textId="3E952715" w:rsidR="006E68D5" w:rsidRPr="00162FCE" w:rsidRDefault="006E68D5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</w:t>
            </w:r>
            <w:proofErr w:type="spellStart"/>
            <w:r w:rsidRPr="006E68D5">
              <w:rPr>
                <w:sz w:val="24"/>
                <w:szCs w:val="24"/>
              </w:rPr>
              <w:t>anufacture</w:t>
            </w:r>
            <w:proofErr w:type="spellEnd"/>
            <w:r w:rsidR="00162FC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1842" w:type="dxa"/>
            <w:shd w:val="clear" w:color="auto" w:fill="auto"/>
          </w:tcPr>
          <w:p w14:paraId="4FE7C30D" w14:textId="3A59F045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1843" w:type="dxa"/>
            <w:shd w:val="clear" w:color="auto" w:fill="auto"/>
          </w:tcPr>
          <w:p w14:paraId="0932A61D" w14:textId="556CB459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76" w:type="dxa"/>
          </w:tcPr>
          <w:p w14:paraId="771B5896" w14:textId="35F43420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6F225937" w14:textId="2C734315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13C59462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628CD108" w14:textId="77777777" w:rsidTr="00DB4A9D">
        <w:tc>
          <w:tcPr>
            <w:tcW w:w="2689" w:type="dxa"/>
            <w:shd w:val="clear" w:color="auto" w:fill="auto"/>
          </w:tcPr>
          <w:p w14:paraId="37DE4E54" w14:textId="624EA7CD" w:rsidR="006E68D5" w:rsidRPr="00162FCE" w:rsidRDefault="00162FCE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</w:t>
            </w:r>
            <w:proofErr w:type="spellStart"/>
            <w:r w:rsidRPr="006E68D5">
              <w:rPr>
                <w:sz w:val="24"/>
                <w:szCs w:val="24"/>
              </w:rPr>
              <w:t>anufacture</w:t>
            </w:r>
            <w:r>
              <w:rPr>
                <w:sz w:val="24"/>
                <w:szCs w:val="24"/>
                <w:lang w:val="en-US"/>
              </w:rPr>
              <w:t>rCountry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666FC754" w14:textId="27634AA7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Страна производителя</w:t>
            </w:r>
          </w:p>
        </w:tc>
        <w:tc>
          <w:tcPr>
            <w:tcW w:w="1843" w:type="dxa"/>
            <w:shd w:val="clear" w:color="auto" w:fill="auto"/>
          </w:tcPr>
          <w:p w14:paraId="693EC10C" w14:textId="3AAE1F25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76" w:type="dxa"/>
          </w:tcPr>
          <w:p w14:paraId="2780D9E7" w14:textId="74807C20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15344604" w14:textId="2A577DC2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116ECBCA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446E4F3E" w14:textId="77777777" w:rsidTr="00DB4A9D">
        <w:tc>
          <w:tcPr>
            <w:tcW w:w="2689" w:type="dxa"/>
            <w:shd w:val="clear" w:color="auto" w:fill="auto"/>
          </w:tcPr>
          <w:p w14:paraId="12CD1FE6" w14:textId="7FF14A1E" w:rsidR="006E68D5" w:rsidRPr="00162FCE" w:rsidRDefault="00162FCE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62FCE">
              <w:rPr>
                <w:sz w:val="24"/>
                <w:szCs w:val="24"/>
                <w:lang w:val="en-US"/>
              </w:rPr>
              <w:t>LFL_CountryRegionId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624D755F" w14:textId="2733BC5D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Страна происхождения</w:t>
            </w:r>
          </w:p>
        </w:tc>
        <w:tc>
          <w:tcPr>
            <w:tcW w:w="1843" w:type="dxa"/>
            <w:shd w:val="clear" w:color="auto" w:fill="auto"/>
          </w:tcPr>
          <w:p w14:paraId="509CADE7" w14:textId="7A304E98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76" w:type="dxa"/>
          </w:tcPr>
          <w:p w14:paraId="25C86271" w14:textId="0026D9EE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137555A1" w14:textId="1F736A06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1762CD65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44ACC071" w14:textId="77777777" w:rsidTr="00DB4A9D">
        <w:tc>
          <w:tcPr>
            <w:tcW w:w="2689" w:type="dxa"/>
            <w:shd w:val="clear" w:color="auto" w:fill="auto"/>
          </w:tcPr>
          <w:p w14:paraId="1406C9F1" w14:textId="6534D090" w:rsidR="006E68D5" w:rsidRPr="001C1523" w:rsidRDefault="00162FCE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62FCE">
              <w:rPr>
                <w:sz w:val="24"/>
                <w:szCs w:val="24"/>
                <w:lang w:val="en-US"/>
              </w:rPr>
              <w:t>itemBarCode</w:t>
            </w:r>
            <w:r>
              <w:rPr>
                <w:sz w:val="24"/>
                <w:szCs w:val="24"/>
                <w:lang w:val="en-US"/>
              </w:rPr>
              <w:t>EAN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637DF1E6" w14:textId="06CE1182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ШК товара EAN</w:t>
            </w:r>
          </w:p>
        </w:tc>
        <w:tc>
          <w:tcPr>
            <w:tcW w:w="1843" w:type="dxa"/>
            <w:shd w:val="clear" w:color="auto" w:fill="auto"/>
          </w:tcPr>
          <w:p w14:paraId="71B5EC1A" w14:textId="6E7630FD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76" w:type="dxa"/>
          </w:tcPr>
          <w:p w14:paraId="6B2FA2B2" w14:textId="6D832E24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1D816D3E" w14:textId="750DEFB4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844" w:type="dxa"/>
          </w:tcPr>
          <w:p w14:paraId="0948B0A1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60D1A2E6" w14:textId="77777777" w:rsidTr="00DB4A9D">
        <w:tc>
          <w:tcPr>
            <w:tcW w:w="2689" w:type="dxa"/>
            <w:shd w:val="clear" w:color="auto" w:fill="auto"/>
          </w:tcPr>
          <w:p w14:paraId="4C81EE56" w14:textId="1ACD9DE6" w:rsidR="006E68D5" w:rsidRPr="00162FCE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93827">
              <w:rPr>
                <w:sz w:val="24"/>
                <w:szCs w:val="24"/>
                <w:lang w:val="en-US"/>
              </w:rPr>
              <w:t>OwnerName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2FA12DEA" w14:textId="2A8253E9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Владелец</w:t>
            </w:r>
          </w:p>
        </w:tc>
        <w:tc>
          <w:tcPr>
            <w:tcW w:w="1843" w:type="dxa"/>
            <w:shd w:val="clear" w:color="auto" w:fill="auto"/>
          </w:tcPr>
          <w:p w14:paraId="556B2739" w14:textId="2B2A7809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76" w:type="dxa"/>
          </w:tcPr>
          <w:p w14:paraId="0ACC9EE9" w14:textId="5C8DFB23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66F90504" w14:textId="36EBECA0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7A426961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142B8667" w14:textId="77777777" w:rsidTr="00DB4A9D">
        <w:tc>
          <w:tcPr>
            <w:tcW w:w="2689" w:type="dxa"/>
            <w:shd w:val="clear" w:color="auto" w:fill="auto"/>
          </w:tcPr>
          <w:p w14:paraId="3CE4AC4C" w14:textId="75AA4DA2" w:rsidR="006E68D5" w:rsidRPr="001C1523" w:rsidRDefault="00162FCE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62FCE">
              <w:rPr>
                <w:sz w:val="24"/>
                <w:szCs w:val="24"/>
                <w:lang w:val="en-US"/>
              </w:rPr>
              <w:t>WMS_InventExpireDays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2BB2AF2F" w14:textId="64D9E783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Срок Годности в месяцах</w:t>
            </w:r>
          </w:p>
        </w:tc>
        <w:tc>
          <w:tcPr>
            <w:tcW w:w="1843" w:type="dxa"/>
            <w:shd w:val="clear" w:color="auto" w:fill="auto"/>
          </w:tcPr>
          <w:p w14:paraId="00F7742C" w14:textId="7DE4B0CF" w:rsidR="006E68D5" w:rsidRPr="00693827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276" w:type="dxa"/>
          </w:tcPr>
          <w:p w14:paraId="30306426" w14:textId="1B69245E" w:rsidR="006E68D5" w:rsidRPr="00B2280A" w:rsidRDefault="008E48C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4B7EC711" w14:textId="1F308C07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59A7C488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7F382ADA" w14:textId="77777777" w:rsidTr="00DB4A9D">
        <w:tc>
          <w:tcPr>
            <w:tcW w:w="2689" w:type="dxa"/>
            <w:shd w:val="clear" w:color="auto" w:fill="auto"/>
          </w:tcPr>
          <w:p w14:paraId="0FCC943D" w14:textId="3DD1622C" w:rsidR="006E68D5" w:rsidRPr="00693827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MPL</w:t>
            </w:r>
          </w:p>
        </w:tc>
        <w:tc>
          <w:tcPr>
            <w:tcW w:w="1842" w:type="dxa"/>
            <w:shd w:val="clear" w:color="auto" w:fill="auto"/>
          </w:tcPr>
          <w:p w14:paraId="365F92DF" w14:textId="16936C93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 xml:space="preserve">Товар </w:t>
            </w:r>
            <w:proofErr w:type="spellStart"/>
            <w:r w:rsidRPr="00920509">
              <w:rPr>
                <w:sz w:val="24"/>
                <w:szCs w:val="24"/>
              </w:rPr>
              <w:t>Маркетплейса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0B923D05" w14:textId="6A8788F9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693827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276" w:type="dxa"/>
          </w:tcPr>
          <w:p w14:paraId="043BB1A7" w14:textId="646C947A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011AF610" w14:textId="32E063DB" w:rsidR="006E68D5" w:rsidRPr="00693827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025E859B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689D8785" w14:textId="77777777" w:rsidTr="00DB4A9D">
        <w:tc>
          <w:tcPr>
            <w:tcW w:w="2689" w:type="dxa"/>
            <w:shd w:val="clear" w:color="auto" w:fill="auto"/>
          </w:tcPr>
          <w:p w14:paraId="386C714C" w14:textId="407B4137" w:rsidR="006E68D5" w:rsidRPr="001C1523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93827">
              <w:rPr>
                <w:sz w:val="24"/>
                <w:szCs w:val="24"/>
                <w:lang w:val="en-US"/>
              </w:rPr>
              <w:t>LFL_ReceiptType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33433997" w14:textId="30B91108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Тип поставки</w:t>
            </w:r>
          </w:p>
        </w:tc>
        <w:tc>
          <w:tcPr>
            <w:tcW w:w="1843" w:type="dxa"/>
            <w:shd w:val="clear" w:color="auto" w:fill="auto"/>
          </w:tcPr>
          <w:p w14:paraId="56FA5DF6" w14:textId="77777777" w:rsidR="00DB4A9D" w:rsidRDefault="00DB4A9D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  <w:p w14:paraId="35052C8C" w14:textId="10137EF6" w:rsidR="006E68D5" w:rsidRPr="00B2280A" w:rsidRDefault="00DB4A9D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DB4A9D">
              <w:rPr>
                <w:sz w:val="24"/>
                <w:szCs w:val="24"/>
                <w:lang w:val="en-US"/>
              </w:rPr>
              <w:t>LFL_ReceiptType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276" w:type="dxa"/>
          </w:tcPr>
          <w:p w14:paraId="228AD6C5" w14:textId="34890807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435E0A39" w14:textId="20C9A0A6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09BB1190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  <w:tr w:rsidR="00DB4A9D" w:rsidRPr="00B2280A" w14:paraId="085EA08A" w14:textId="77777777" w:rsidTr="00DB4A9D">
        <w:tc>
          <w:tcPr>
            <w:tcW w:w="2689" w:type="dxa"/>
            <w:shd w:val="clear" w:color="auto" w:fill="auto"/>
          </w:tcPr>
          <w:p w14:paraId="0ABF9055" w14:textId="4BDBB7CA" w:rsidR="006E68D5" w:rsidRPr="00693827" w:rsidRDefault="00693827" w:rsidP="006E68D5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BatchCode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7210C140" w14:textId="46CF1A46" w:rsidR="006E68D5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proofErr w:type="spellStart"/>
            <w:r w:rsidRPr="00920509">
              <w:rPr>
                <w:sz w:val="24"/>
                <w:szCs w:val="24"/>
              </w:rPr>
              <w:t>Батч</w:t>
            </w:r>
            <w:proofErr w:type="spellEnd"/>
            <w:r w:rsidRPr="00920509">
              <w:rPr>
                <w:sz w:val="24"/>
                <w:szCs w:val="24"/>
              </w:rPr>
              <w:t xml:space="preserve"> код, номер лота(на товаре)</w:t>
            </w:r>
          </w:p>
        </w:tc>
        <w:tc>
          <w:tcPr>
            <w:tcW w:w="1843" w:type="dxa"/>
            <w:shd w:val="clear" w:color="auto" w:fill="auto"/>
          </w:tcPr>
          <w:p w14:paraId="07D2B32F" w14:textId="33B61FCA" w:rsidR="006E68D5" w:rsidRPr="00E607D3" w:rsidRDefault="00DB4A9D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Real </w:t>
            </w:r>
          </w:p>
        </w:tc>
        <w:tc>
          <w:tcPr>
            <w:tcW w:w="1276" w:type="dxa"/>
          </w:tcPr>
          <w:p w14:paraId="3930BA29" w14:textId="0805CA1D" w:rsidR="006E68D5" w:rsidRPr="00B2280A" w:rsidRDefault="006E68D5" w:rsidP="006E68D5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1D62978E" w14:textId="1CAE5F0E" w:rsidR="006E68D5" w:rsidRPr="00B2280A" w:rsidRDefault="00693827" w:rsidP="006E68D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6A5CE233" w14:textId="77777777" w:rsidR="006E68D5" w:rsidRPr="00B2280A" w:rsidRDefault="006E68D5" w:rsidP="006E68D5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4E8EDCCC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4A8C543D" w14:textId="1DDCA601" w:rsidR="00DB4A9D" w:rsidRDefault="00FB1D6F" w:rsidP="00CC22A4">
      <w:pPr>
        <w:pStyle w:val="a4"/>
        <w:numPr>
          <w:ilvl w:val="0"/>
          <w:numId w:val="23"/>
        </w:numPr>
        <w:rPr>
          <w:sz w:val="24"/>
          <w:szCs w:val="24"/>
        </w:rPr>
      </w:pPr>
      <w:bookmarkStart w:id="7" w:name="_Toc309597746"/>
      <w:r w:rsidRPr="00CC22A4">
        <w:rPr>
          <w:noProof/>
          <w:sz w:val="24"/>
          <w:szCs w:val="24"/>
        </w:rPr>
        <w:t>На форму «</w:t>
      </w:r>
      <w:r w:rsidR="00DB4A9D">
        <w:rPr>
          <w:noProof/>
          <w:sz w:val="24"/>
          <w:szCs w:val="24"/>
        </w:rPr>
        <w:t>Партии</w:t>
      </w:r>
      <w:r w:rsidRPr="00CC22A4">
        <w:rPr>
          <w:noProof/>
          <w:sz w:val="24"/>
          <w:szCs w:val="24"/>
        </w:rPr>
        <w:t>»</w:t>
      </w:r>
      <w:r w:rsidR="00DB4A9D">
        <w:rPr>
          <w:noProof/>
          <w:sz w:val="24"/>
          <w:szCs w:val="24"/>
        </w:rPr>
        <w:t xml:space="preserve"> (</w:t>
      </w:r>
      <w:proofErr w:type="spellStart"/>
      <w:r w:rsidR="00DB4A9D" w:rsidRPr="00920509">
        <w:rPr>
          <w:sz w:val="24"/>
          <w:szCs w:val="24"/>
        </w:rPr>
        <w:t>InventBatch</w:t>
      </w:r>
      <w:proofErr w:type="spellEnd"/>
      <w:r w:rsidR="00DB4A9D">
        <w:rPr>
          <w:noProof/>
          <w:sz w:val="24"/>
          <w:szCs w:val="24"/>
        </w:rPr>
        <w:t>)</w:t>
      </w:r>
      <w:r w:rsidR="0010395A">
        <w:rPr>
          <w:noProof/>
          <w:sz w:val="24"/>
          <w:szCs w:val="24"/>
        </w:rPr>
        <w:t xml:space="preserve"> </w:t>
      </w:r>
      <w:r w:rsidR="00DB4A9D">
        <w:rPr>
          <w:noProof/>
          <w:sz w:val="24"/>
          <w:szCs w:val="24"/>
        </w:rPr>
        <w:t>добавить новые поля из раздела «Изменение модели данных» данного ФД:</w:t>
      </w:r>
    </w:p>
    <w:p w14:paraId="5D9259CF" w14:textId="77777777" w:rsidR="00DB4A9D" w:rsidRDefault="00FB1D6F" w:rsidP="00DB4A9D">
      <w:pPr>
        <w:pStyle w:val="a4"/>
        <w:ind w:firstLine="0"/>
        <w:rPr>
          <w:sz w:val="24"/>
          <w:szCs w:val="24"/>
        </w:rPr>
      </w:pPr>
      <w:r w:rsidRPr="00CC22A4">
        <w:rPr>
          <w:noProof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5714"/>
        <w:gridCol w:w="3914"/>
      </w:tblGrid>
      <w:tr w:rsidR="00DB4A9D" w:rsidRPr="00B2280A" w14:paraId="67038F65" w14:textId="77777777" w:rsidTr="00DB4A9D">
        <w:trPr>
          <w:trHeight w:val="814"/>
          <w:tblHeader/>
        </w:trPr>
        <w:tc>
          <w:tcPr>
            <w:tcW w:w="5714" w:type="dxa"/>
            <w:shd w:val="clear" w:color="auto" w:fill="D9D9D9" w:themeFill="background1" w:themeFillShade="D9"/>
          </w:tcPr>
          <w:p w14:paraId="528C2F78" w14:textId="77777777" w:rsidR="00DB4A9D" w:rsidRPr="00B2280A" w:rsidRDefault="00DB4A9D" w:rsidP="009D6924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3914" w:type="dxa"/>
            <w:shd w:val="clear" w:color="auto" w:fill="D9D9D9" w:themeFill="background1" w:themeFillShade="D9"/>
          </w:tcPr>
          <w:p w14:paraId="6705DD31" w14:textId="77777777" w:rsidR="00DB4A9D" w:rsidRPr="00B2280A" w:rsidRDefault="00DB4A9D" w:rsidP="009D6924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</w:tr>
      <w:tr w:rsidR="00DB4A9D" w:rsidRPr="006E68D5" w14:paraId="67CD88F8" w14:textId="77777777" w:rsidTr="00DB4A9D">
        <w:tc>
          <w:tcPr>
            <w:tcW w:w="5714" w:type="dxa"/>
            <w:shd w:val="clear" w:color="auto" w:fill="auto"/>
          </w:tcPr>
          <w:p w14:paraId="0EA0F36E" w14:textId="77777777" w:rsidR="00DB4A9D" w:rsidRPr="006E68D5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Box_QTY</w:t>
            </w:r>
            <w:proofErr w:type="spellEnd"/>
          </w:p>
        </w:tc>
        <w:tc>
          <w:tcPr>
            <w:tcW w:w="3914" w:type="dxa"/>
            <w:shd w:val="clear" w:color="auto" w:fill="auto"/>
          </w:tcPr>
          <w:p w14:paraId="4FA77F5A" w14:textId="77777777" w:rsidR="00DB4A9D" w:rsidRPr="006E68D5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Заводской короб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Кратность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DB4A9D" w14:paraId="2E07F48F" w14:textId="77777777" w:rsidTr="00DB4A9D">
        <w:tc>
          <w:tcPr>
            <w:tcW w:w="5714" w:type="dxa"/>
            <w:shd w:val="clear" w:color="auto" w:fill="auto"/>
          </w:tcPr>
          <w:p w14:paraId="530C73CD" w14:textId="77777777" w:rsidR="00DB4A9D" w:rsidRPr="006E68D5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MiniPack_QTY</w:t>
            </w:r>
            <w:proofErr w:type="spellEnd"/>
          </w:p>
        </w:tc>
        <w:tc>
          <w:tcPr>
            <w:tcW w:w="3914" w:type="dxa"/>
            <w:shd w:val="clear" w:color="auto" w:fill="auto"/>
          </w:tcPr>
          <w:p w14:paraId="1FC353EB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Мини упаковка</w:t>
            </w:r>
            <w:ins w:id="8" w:author="Ulyana Yureva" w:date="2025-09-18T13:49:00Z">
              <w:r>
                <w:rPr>
                  <w:sz w:val="24"/>
                  <w:szCs w:val="24"/>
                </w:rPr>
                <w:t xml:space="preserve"> </w:t>
              </w:r>
            </w:ins>
          </w:p>
          <w:p w14:paraId="23772D0C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(кратность)</w:t>
            </w:r>
          </w:p>
        </w:tc>
      </w:tr>
      <w:tr w:rsidR="00DB4A9D" w14:paraId="2EAB1CC2" w14:textId="77777777" w:rsidTr="00DB4A9D">
        <w:tc>
          <w:tcPr>
            <w:tcW w:w="5714" w:type="dxa"/>
            <w:shd w:val="clear" w:color="auto" w:fill="auto"/>
          </w:tcPr>
          <w:p w14:paraId="1C9006CE" w14:textId="77777777" w:rsidR="00DB4A9D" w:rsidRPr="00C0339C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KM</w:t>
            </w:r>
          </w:p>
        </w:tc>
        <w:tc>
          <w:tcPr>
            <w:tcW w:w="3914" w:type="dxa"/>
            <w:shd w:val="clear" w:color="auto" w:fill="auto"/>
          </w:tcPr>
          <w:p w14:paraId="5C61CABA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КМ физически нанесен на товар</w:t>
            </w:r>
          </w:p>
        </w:tc>
      </w:tr>
      <w:tr w:rsidR="00DB4A9D" w14:paraId="2BD77061" w14:textId="77777777" w:rsidTr="00DB4A9D">
        <w:tc>
          <w:tcPr>
            <w:tcW w:w="5714" w:type="dxa"/>
            <w:shd w:val="clear" w:color="auto" w:fill="auto"/>
          </w:tcPr>
          <w:p w14:paraId="757B1A7C" w14:textId="77777777" w:rsidR="00DB4A9D" w:rsidRPr="00162FCE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</w:t>
            </w:r>
            <w:proofErr w:type="spellStart"/>
            <w:r w:rsidRPr="006E68D5">
              <w:rPr>
                <w:sz w:val="24"/>
                <w:szCs w:val="24"/>
              </w:rPr>
              <w:t>anufacture</w:t>
            </w:r>
            <w:proofErr w:type="spellEnd"/>
            <w:r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3914" w:type="dxa"/>
            <w:shd w:val="clear" w:color="auto" w:fill="auto"/>
          </w:tcPr>
          <w:p w14:paraId="0EB4095A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Производитель</w:t>
            </w:r>
          </w:p>
        </w:tc>
      </w:tr>
      <w:tr w:rsidR="00DB4A9D" w14:paraId="49EEAFE2" w14:textId="77777777" w:rsidTr="00DB4A9D">
        <w:tc>
          <w:tcPr>
            <w:tcW w:w="5714" w:type="dxa"/>
            <w:shd w:val="clear" w:color="auto" w:fill="auto"/>
          </w:tcPr>
          <w:p w14:paraId="489A5F74" w14:textId="77777777" w:rsidR="00DB4A9D" w:rsidRPr="001C1523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62FCE">
              <w:rPr>
                <w:sz w:val="24"/>
                <w:szCs w:val="24"/>
                <w:lang w:val="en-US"/>
              </w:rPr>
              <w:t>itemBarCode</w:t>
            </w:r>
            <w:r>
              <w:rPr>
                <w:sz w:val="24"/>
                <w:szCs w:val="24"/>
                <w:lang w:val="en-US"/>
              </w:rPr>
              <w:t>EAN</w:t>
            </w:r>
            <w:proofErr w:type="spellEnd"/>
          </w:p>
        </w:tc>
        <w:tc>
          <w:tcPr>
            <w:tcW w:w="3914" w:type="dxa"/>
            <w:shd w:val="clear" w:color="auto" w:fill="auto"/>
          </w:tcPr>
          <w:p w14:paraId="654CAF51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ШК товара EAN</w:t>
            </w:r>
          </w:p>
        </w:tc>
      </w:tr>
      <w:tr w:rsidR="00DB4A9D" w14:paraId="3063627F" w14:textId="77777777" w:rsidTr="00DB4A9D">
        <w:tc>
          <w:tcPr>
            <w:tcW w:w="5714" w:type="dxa"/>
            <w:shd w:val="clear" w:color="auto" w:fill="auto"/>
          </w:tcPr>
          <w:p w14:paraId="64DE5BCC" w14:textId="77777777" w:rsidR="00DB4A9D" w:rsidRPr="00162FCE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93827">
              <w:rPr>
                <w:sz w:val="24"/>
                <w:szCs w:val="24"/>
                <w:lang w:val="en-US"/>
              </w:rPr>
              <w:t>OwnerName</w:t>
            </w:r>
            <w:proofErr w:type="spellEnd"/>
          </w:p>
        </w:tc>
        <w:tc>
          <w:tcPr>
            <w:tcW w:w="3914" w:type="dxa"/>
            <w:shd w:val="clear" w:color="auto" w:fill="auto"/>
          </w:tcPr>
          <w:p w14:paraId="41749420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Владелец</w:t>
            </w:r>
          </w:p>
        </w:tc>
      </w:tr>
      <w:tr w:rsidR="00DB4A9D" w14:paraId="13823681" w14:textId="77777777" w:rsidTr="00DB4A9D">
        <w:tc>
          <w:tcPr>
            <w:tcW w:w="5714" w:type="dxa"/>
            <w:shd w:val="clear" w:color="auto" w:fill="auto"/>
          </w:tcPr>
          <w:p w14:paraId="4ADE0C89" w14:textId="77777777" w:rsidR="00DB4A9D" w:rsidRPr="00693827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MPL</w:t>
            </w:r>
          </w:p>
        </w:tc>
        <w:tc>
          <w:tcPr>
            <w:tcW w:w="3914" w:type="dxa"/>
            <w:shd w:val="clear" w:color="auto" w:fill="auto"/>
          </w:tcPr>
          <w:p w14:paraId="4393ADE0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 xml:space="preserve">Товар </w:t>
            </w:r>
            <w:proofErr w:type="spellStart"/>
            <w:r w:rsidRPr="00920509">
              <w:rPr>
                <w:sz w:val="24"/>
                <w:szCs w:val="24"/>
              </w:rPr>
              <w:t>Маркетплейса</w:t>
            </w:r>
            <w:proofErr w:type="spellEnd"/>
          </w:p>
        </w:tc>
      </w:tr>
      <w:tr w:rsidR="00DB4A9D" w14:paraId="6ECB3391" w14:textId="77777777" w:rsidTr="00DB4A9D">
        <w:tc>
          <w:tcPr>
            <w:tcW w:w="5714" w:type="dxa"/>
            <w:shd w:val="clear" w:color="auto" w:fill="auto"/>
          </w:tcPr>
          <w:p w14:paraId="0571BB53" w14:textId="77777777" w:rsidR="00DB4A9D" w:rsidRPr="001C1523" w:rsidRDefault="00DB4A9D" w:rsidP="009D6924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93827">
              <w:rPr>
                <w:sz w:val="24"/>
                <w:szCs w:val="24"/>
                <w:lang w:val="en-US"/>
              </w:rPr>
              <w:t>LFL_ReceiptType</w:t>
            </w:r>
            <w:proofErr w:type="spellEnd"/>
          </w:p>
        </w:tc>
        <w:tc>
          <w:tcPr>
            <w:tcW w:w="3914" w:type="dxa"/>
            <w:shd w:val="clear" w:color="auto" w:fill="auto"/>
          </w:tcPr>
          <w:p w14:paraId="772C0510" w14:textId="77777777" w:rsidR="00DB4A9D" w:rsidRDefault="00DB4A9D" w:rsidP="009D6924">
            <w:pPr>
              <w:pStyle w:val="aff8"/>
              <w:jc w:val="center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Тип поставки</w:t>
            </w:r>
          </w:p>
        </w:tc>
      </w:tr>
    </w:tbl>
    <w:p w14:paraId="78B35743" w14:textId="6211BD27" w:rsidR="00FB1D6F" w:rsidRDefault="00FB1D6F" w:rsidP="00DB4A9D">
      <w:pPr>
        <w:pStyle w:val="a4"/>
        <w:ind w:firstLine="0"/>
        <w:rPr>
          <w:sz w:val="24"/>
          <w:szCs w:val="24"/>
        </w:rPr>
      </w:pPr>
    </w:p>
    <w:p w14:paraId="67C4A937" w14:textId="3D23F5EE" w:rsidR="00895E2C" w:rsidRDefault="008457D5" w:rsidP="00DF5EBC">
      <w:pPr>
        <w:pStyle w:val="10"/>
      </w:pPr>
      <w:r>
        <w:t>Алгоритмы</w:t>
      </w:r>
      <w:bookmarkStart w:id="9" w:name="_Toc309597747"/>
      <w:bookmarkEnd w:id="7"/>
    </w:p>
    <w:p w14:paraId="279E7E8F" w14:textId="2CE2DCBD" w:rsidR="00F57F63" w:rsidRPr="00F57F63" w:rsidRDefault="00F57F63" w:rsidP="00F57F63">
      <w:pPr>
        <w:pStyle w:val="a4"/>
        <w:ind w:firstLine="0"/>
      </w:pPr>
      <w:r>
        <w:t>Нет.</w:t>
      </w:r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1E467A2E" w:rsidR="00DA0D06" w:rsidRPr="00DA0D06" w:rsidRDefault="00F57F63" w:rsidP="00DA0D0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Нет.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1450B3D7" w14:textId="0911A0C5" w:rsidR="004161CF" w:rsidRPr="004161CF" w:rsidRDefault="00F57F63" w:rsidP="004161C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Нет.</w:t>
      </w:r>
    </w:p>
    <w:p w14:paraId="336EA076" w14:textId="1B579437" w:rsidR="00D1295D" w:rsidRDefault="005553A1" w:rsidP="00BA05AB">
      <w:pPr>
        <w:pStyle w:val="10"/>
      </w:pPr>
      <w:r>
        <w:lastRenderedPageBreak/>
        <w:t>Ограничение доступа</w:t>
      </w:r>
      <w:bookmarkEnd w:id="9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10" w:name="_Приложения"/>
      <w:bookmarkStart w:id="11" w:name="_Toc309597748"/>
      <w:bookmarkEnd w:id="10"/>
      <w: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11"/>
    </w:p>
    <w:p w14:paraId="11C088D1" w14:textId="1850BCF9" w:rsidR="00DE5218" w:rsidRPr="00AD1FFF" w:rsidRDefault="003A1903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Проект </w:t>
      </w:r>
      <w:r w:rsidRPr="003A1903">
        <w:rPr>
          <w:sz w:val="24"/>
          <w:szCs w:val="24"/>
        </w:rPr>
        <w:t>DAX-10315</w:t>
      </w:r>
      <w:r>
        <w:rPr>
          <w:sz w:val="24"/>
          <w:szCs w:val="24"/>
        </w:rPr>
        <w:t xml:space="preserve"> </w:t>
      </w:r>
      <w:r w:rsidRPr="003A1903">
        <w:rPr>
          <w:sz w:val="24"/>
          <w:szCs w:val="24"/>
        </w:rPr>
        <w:t xml:space="preserve">Партионное хранение, </w:t>
      </w:r>
      <w:proofErr w:type="spellStart"/>
      <w:r w:rsidRPr="003A1903">
        <w:rPr>
          <w:sz w:val="24"/>
          <w:szCs w:val="24"/>
        </w:rPr>
        <w:t>усн</w:t>
      </w:r>
      <w:proofErr w:type="spellEnd"/>
      <w:r w:rsidRPr="003A1903">
        <w:rPr>
          <w:sz w:val="24"/>
          <w:szCs w:val="24"/>
        </w:rPr>
        <w:t xml:space="preserve">, штрих коды </w:t>
      </w:r>
      <w:proofErr w:type="spellStart"/>
      <w:proofErr w:type="gramStart"/>
      <w:r w:rsidRPr="003A1903">
        <w:rPr>
          <w:sz w:val="24"/>
          <w:szCs w:val="24"/>
        </w:rPr>
        <w:t>итп</w:t>
      </w:r>
      <w:proofErr w:type="spellEnd"/>
      <w:r w:rsidRPr="003A1903">
        <w:rPr>
          <w:sz w:val="24"/>
          <w:szCs w:val="24"/>
        </w:rPr>
        <w:t>(</w:t>
      </w:r>
      <w:proofErr w:type="gramEnd"/>
      <w:r w:rsidRPr="003A1903">
        <w:rPr>
          <w:sz w:val="24"/>
          <w:szCs w:val="24"/>
        </w:rPr>
        <w:t xml:space="preserve">Внедрение </w:t>
      </w:r>
      <w:proofErr w:type="spellStart"/>
      <w:r w:rsidRPr="003A1903">
        <w:rPr>
          <w:sz w:val="24"/>
          <w:szCs w:val="24"/>
        </w:rPr>
        <w:t>партионного</w:t>
      </w:r>
      <w:proofErr w:type="spellEnd"/>
      <w:r w:rsidRPr="003A1903">
        <w:rPr>
          <w:sz w:val="24"/>
          <w:szCs w:val="24"/>
        </w:rPr>
        <w:t xml:space="preserve"> учета)</w:t>
      </w:r>
      <w:r>
        <w:rPr>
          <w:sz w:val="24"/>
          <w:szCs w:val="24"/>
        </w:rPr>
        <w:t xml:space="preserve">. </w:t>
      </w:r>
      <w:bookmarkStart w:id="12" w:name="_GoBack"/>
      <w:bookmarkEnd w:id="12"/>
    </w:p>
    <w:sectPr w:rsidR="00DE5218" w:rsidRPr="00AD1FFF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9A31C" w14:textId="77777777" w:rsidR="00B24234" w:rsidRDefault="00B24234">
      <w:r>
        <w:separator/>
      </w:r>
    </w:p>
  </w:endnote>
  <w:endnote w:type="continuationSeparator" w:id="0">
    <w:p w14:paraId="60479264" w14:textId="77777777" w:rsidR="00B24234" w:rsidRDefault="00B24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28ABCB52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E2C64">
          <w:rPr>
            <w:sz w:val="18"/>
            <w:szCs w:val="18"/>
          </w:rPr>
          <w:t>DAX-11244. Изменение модели данных партии.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3A1903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3A1903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6133BDF5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E2C64">
          <w:rPr>
            <w:rFonts w:ascii="Times New Roman" w:hAnsi="Times New Roman"/>
            <w:sz w:val="18"/>
            <w:szCs w:val="18"/>
          </w:rPr>
          <w:t>DAX-11244. Изменение модели данных партии.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3A1903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3A1903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7A71B0" w14:textId="77777777" w:rsidR="00B24234" w:rsidRDefault="00B24234">
      <w:r>
        <w:separator/>
      </w:r>
    </w:p>
  </w:footnote>
  <w:footnote w:type="continuationSeparator" w:id="0">
    <w:p w14:paraId="6937C51F" w14:textId="77777777" w:rsidR="00B24234" w:rsidRDefault="00B24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5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B6977"/>
    <w:multiLevelType w:val="hybridMultilevel"/>
    <w:tmpl w:val="53E871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5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1"/>
  </w:num>
  <w:num w:numId="3">
    <w:abstractNumId w:val="14"/>
  </w:num>
  <w:num w:numId="4">
    <w:abstractNumId w:val="1"/>
  </w:num>
  <w:num w:numId="5">
    <w:abstractNumId w:val="0"/>
  </w:num>
  <w:num w:numId="6">
    <w:abstractNumId w:val="7"/>
  </w:num>
  <w:num w:numId="7">
    <w:abstractNumId w:val="2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1"/>
  </w:num>
  <w:num w:numId="10">
    <w:abstractNumId w:val="17"/>
  </w:num>
  <w:num w:numId="11">
    <w:abstractNumId w:val="12"/>
  </w:num>
  <w:num w:numId="12">
    <w:abstractNumId w:val="28"/>
  </w:num>
  <w:num w:numId="13">
    <w:abstractNumId w:val="10"/>
  </w:num>
  <w:num w:numId="14">
    <w:abstractNumId w:val="5"/>
  </w:num>
  <w:num w:numId="15">
    <w:abstractNumId w:val="26"/>
  </w:num>
  <w:num w:numId="16">
    <w:abstractNumId w:val="18"/>
  </w:num>
  <w:num w:numId="17">
    <w:abstractNumId w:val="3"/>
  </w:num>
  <w:num w:numId="18">
    <w:abstractNumId w:val="9"/>
  </w:num>
  <w:num w:numId="19">
    <w:abstractNumId w:val="13"/>
  </w:num>
  <w:num w:numId="20">
    <w:abstractNumId w:val="8"/>
  </w:num>
  <w:num w:numId="21">
    <w:abstractNumId w:val="4"/>
  </w:num>
  <w:num w:numId="22">
    <w:abstractNumId w:val="16"/>
  </w:num>
  <w:num w:numId="23">
    <w:abstractNumId w:val="23"/>
  </w:num>
  <w:num w:numId="24">
    <w:abstractNumId w:val="15"/>
  </w:num>
  <w:num w:numId="25">
    <w:abstractNumId w:val="6"/>
  </w:num>
  <w:num w:numId="26">
    <w:abstractNumId w:val="27"/>
  </w:num>
  <w:num w:numId="27">
    <w:abstractNumId w:val="2"/>
  </w:num>
  <w:num w:numId="28">
    <w:abstractNumId w:val="19"/>
  </w:num>
  <w:num w:numId="29">
    <w:abstractNumId w:val="22"/>
  </w:num>
  <w:num w:numId="30">
    <w:abstractNumId w:val="25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lyana Yureva">
    <w15:presenceInfo w15:providerId="AD" w15:userId="S-1-5-21-851973153-1017077793-347745105-316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502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28E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2FCE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3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87AEE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827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8D5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878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C64"/>
    <w:rsid w:val="008E2E97"/>
    <w:rsid w:val="008E34C9"/>
    <w:rsid w:val="008E354F"/>
    <w:rsid w:val="008E39C5"/>
    <w:rsid w:val="008E4574"/>
    <w:rsid w:val="008E4634"/>
    <w:rsid w:val="008E48C7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0CE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234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0E61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39C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8E4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A9D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7D3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55E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F63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1D6F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05C18ED9-01EF-4E12-9826-73A6D141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24C7B"/>
    <w:rsid w:val="004646AD"/>
    <w:rsid w:val="004B5EBA"/>
    <w:rsid w:val="0052256A"/>
    <w:rsid w:val="005512BA"/>
    <w:rsid w:val="00595BF5"/>
    <w:rsid w:val="00667056"/>
    <w:rsid w:val="006C5ADB"/>
    <w:rsid w:val="00741FB7"/>
    <w:rsid w:val="007B4F5F"/>
    <w:rsid w:val="00876354"/>
    <w:rsid w:val="008F6FDE"/>
    <w:rsid w:val="00997EDD"/>
    <w:rsid w:val="009A5B67"/>
    <w:rsid w:val="009C3156"/>
    <w:rsid w:val="009C71F6"/>
    <w:rsid w:val="00AD231A"/>
    <w:rsid w:val="00AD44A7"/>
    <w:rsid w:val="00AE088B"/>
    <w:rsid w:val="00AE5A81"/>
    <w:rsid w:val="00B64846"/>
    <w:rsid w:val="00B7284C"/>
    <w:rsid w:val="00BC4987"/>
    <w:rsid w:val="00C77775"/>
    <w:rsid w:val="00CB7002"/>
    <w:rsid w:val="00CC46B8"/>
    <w:rsid w:val="00D003C9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5356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15E6895-21C8-4C77-90E7-CA5C9C28C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871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DAX-. Изменение модели данных партии.</vt:lpstr>
    </vt:vector>
  </TitlesOfParts>
  <Company>HP Inc.</Company>
  <LinksUpToDate>false</LinksUpToDate>
  <CharactersWithSpaces>1809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DAX-11244. Изменение модели данных партии.</dc:title>
  <dc:subject/>
  <dc:creator>K.alyanykh</dc:creator>
  <cp:keywords/>
  <dc:description/>
  <cp:lastModifiedBy>Ulyana Yureva</cp:lastModifiedBy>
  <cp:revision>14</cp:revision>
  <cp:lastPrinted>2010-02-27T12:52:00Z</cp:lastPrinted>
  <dcterms:created xsi:type="dcterms:W3CDTF">2024-02-19T08:12:00Z</dcterms:created>
  <dcterms:modified xsi:type="dcterms:W3CDTF">2025-10-28T10:25:00Z</dcterms:modified>
</cp:coreProperties>
</file>