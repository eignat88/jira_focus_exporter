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248554056"/>
    <w:bookmarkStart w:id="1" w:name="_Toc248554921"/>
    <w:p w14:paraId="0980DA13" w14:textId="7B40A50A" w:rsidR="00A51049" w:rsidRPr="00837729" w:rsidRDefault="007F4B48" w:rsidP="00837729">
      <w:pPr>
        <w:pStyle w:val="14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66896">
            <w:t>DAX-11</w:t>
          </w:r>
          <w:r w:rsidR="007575F8">
            <w:t>002</w:t>
          </w:r>
          <w:r w:rsidR="00666896">
            <w:t xml:space="preserve"> </w:t>
          </w:r>
          <w:r w:rsidR="007575F8">
            <w:t>Проверка статуса КМ на доступность статуса обработки</w:t>
          </w:r>
          <w:r w:rsidR="00666896">
            <w:t>.</w:t>
          </w:r>
        </w:sdtContent>
      </w:sdt>
    </w:p>
    <w:bookmarkEnd w:id="0"/>
    <w:bookmarkEnd w:id="1"/>
    <w:p w14:paraId="0980DA14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514"/>
        <w:gridCol w:w="1418"/>
        <w:gridCol w:w="2835"/>
      </w:tblGrid>
      <w:tr w:rsidR="00662477" w:rsidRPr="006D2124" w14:paraId="0980DA19" w14:textId="77777777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5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6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7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8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0980DA1E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A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B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C" w14:textId="3EA46AC5" w:rsidR="00662477" w:rsidRPr="006964D4" w:rsidRDefault="00D62843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22</w:t>
            </w:r>
            <w:r w:rsidR="001E72AB">
              <w:rPr>
                <w:sz w:val="24"/>
                <w:szCs w:val="24"/>
              </w:rPr>
              <w:t>.09.2025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D" w14:textId="77777777"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0002D9" w:rsidRPr="006D2124" w14:paraId="7C4D9A21" w14:textId="77777777" w:rsidTr="0072215B">
        <w:trPr>
          <w:ins w:id="2" w:author="Альяных Кирилл (ADM)" w:date="2025-10-17T01:30:00Z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6111A" w14:textId="481ECC10" w:rsidR="000002D9" w:rsidRPr="006D2124" w:rsidRDefault="000002D9" w:rsidP="00153EA9">
            <w:pPr>
              <w:pStyle w:val="aff8"/>
              <w:rPr>
                <w:ins w:id="3" w:author="Альяных Кирилл (ADM)" w:date="2025-10-17T01:30:00Z"/>
                <w:sz w:val="24"/>
                <w:szCs w:val="24"/>
              </w:rPr>
            </w:pPr>
            <w:ins w:id="4" w:author="Альяных Кирилл (ADM)" w:date="2025-10-17T01:30:00Z">
              <w:r>
                <w:rPr>
                  <w:sz w:val="24"/>
                  <w:szCs w:val="24"/>
                </w:rPr>
                <w:t>0.2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ABA87" w14:textId="52F9BD16" w:rsidR="000002D9" w:rsidRPr="006D2124" w:rsidRDefault="000002D9" w:rsidP="00153EA9">
            <w:pPr>
              <w:pStyle w:val="aff8"/>
              <w:rPr>
                <w:ins w:id="5" w:author="Альяных Кирилл (ADM)" w:date="2025-10-17T01:30:00Z"/>
                <w:sz w:val="24"/>
                <w:szCs w:val="24"/>
              </w:rPr>
            </w:pPr>
            <w:ins w:id="6" w:author="Альяных Кирилл (ADM)" w:date="2025-10-17T01:30:00Z">
              <w:r w:rsidRPr="006D2124">
                <w:rPr>
                  <w:sz w:val="24"/>
                  <w:szCs w:val="24"/>
                </w:rPr>
                <w:t>Подготовлено описание</w:t>
              </w:r>
            </w:ins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32D411" w14:textId="51D7E1DD" w:rsidR="000002D9" w:rsidRPr="000002D9" w:rsidRDefault="000002D9" w:rsidP="00FA7399">
            <w:pPr>
              <w:pStyle w:val="aff8"/>
              <w:jc w:val="center"/>
              <w:rPr>
                <w:ins w:id="7" w:author="Альяных Кирилл (ADM)" w:date="2025-10-17T01:30:00Z"/>
                <w:sz w:val="24"/>
                <w:szCs w:val="24"/>
                <w:rPrChange w:id="8" w:author="Альяных Кирилл (ADM)" w:date="2025-10-17T01:30:00Z">
                  <w:rPr>
                    <w:ins w:id="9" w:author="Альяных Кирилл (ADM)" w:date="2025-10-17T01:30:00Z"/>
                    <w:sz w:val="24"/>
                    <w:szCs w:val="24"/>
                    <w:lang w:val="en-US"/>
                  </w:rPr>
                </w:rPrChange>
              </w:rPr>
            </w:pPr>
            <w:ins w:id="10" w:author="Альяных Кирилл (ADM)" w:date="2025-10-17T01:30:00Z">
              <w:r>
                <w:rPr>
                  <w:sz w:val="24"/>
                  <w:szCs w:val="24"/>
                </w:rPr>
                <w:t>17.10.2025</w:t>
              </w:r>
            </w:ins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FE4FF2" w14:textId="44414143" w:rsidR="000002D9" w:rsidRPr="006D2124" w:rsidRDefault="000002D9" w:rsidP="00633D52">
            <w:pPr>
              <w:pStyle w:val="aff8"/>
              <w:rPr>
                <w:ins w:id="11" w:author="Альяных Кирилл (ADM)" w:date="2025-10-17T01:30:00Z"/>
                <w:sz w:val="24"/>
                <w:szCs w:val="24"/>
              </w:rPr>
            </w:pPr>
            <w:ins w:id="12" w:author="Альяных Кирилл (ADM)" w:date="2025-10-17T01:30:00Z">
              <w:r w:rsidRPr="006D2124">
                <w:rPr>
                  <w:sz w:val="24"/>
                  <w:szCs w:val="24"/>
                </w:rPr>
                <w:t>Альяных Кирилл</w:t>
              </w:r>
            </w:ins>
          </w:p>
        </w:tc>
      </w:tr>
    </w:tbl>
    <w:p w14:paraId="0980DA1F" w14:textId="77777777" w:rsidR="00633D52" w:rsidRDefault="00DE0C93" w:rsidP="007D739C">
      <w:pPr>
        <w:pStyle w:val="10"/>
      </w:pPr>
      <w:bookmarkStart w:id="13" w:name="_Toc309597739"/>
      <w:r>
        <w:t>Бизнес-процессы</w:t>
      </w:r>
    </w:p>
    <w:p w14:paraId="0980DA20" w14:textId="790EA49C" w:rsidR="00BD2120" w:rsidRPr="003A21BB" w:rsidRDefault="001E72AB" w:rsidP="00BD2120">
      <w:pPr>
        <w:pStyle w:val="a4"/>
        <w:rPr>
          <w:sz w:val="24"/>
          <w:szCs w:val="24"/>
        </w:rPr>
      </w:pPr>
      <w:proofErr w:type="spellStart"/>
      <w:r w:rsidRPr="003A21BB">
        <w:rPr>
          <w:sz w:val="24"/>
          <w:szCs w:val="24"/>
        </w:rPr>
        <w:t>Госмаркировка</w:t>
      </w:r>
      <w:proofErr w:type="spellEnd"/>
      <w:r w:rsidR="007575F8" w:rsidRPr="003A21BB">
        <w:rPr>
          <w:sz w:val="24"/>
          <w:szCs w:val="24"/>
        </w:rPr>
        <w:t>, Возврат</w:t>
      </w:r>
      <w:r w:rsidR="00BC73D7" w:rsidRPr="003A21BB">
        <w:rPr>
          <w:sz w:val="24"/>
          <w:szCs w:val="24"/>
        </w:rPr>
        <w:t>ы, Контроль, Упаковка.</w:t>
      </w:r>
    </w:p>
    <w:p w14:paraId="0980DA21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13"/>
    </w:p>
    <w:p w14:paraId="0980DA22" w14:textId="79874B7D" w:rsidR="006964D4" w:rsidRPr="004F0B43" w:rsidRDefault="00BC73D7" w:rsidP="006964D4">
      <w:pPr>
        <w:pStyle w:val="a4"/>
        <w:rPr>
          <w:sz w:val="24"/>
          <w:szCs w:val="24"/>
        </w:rPr>
      </w:pPr>
      <w:r w:rsidRPr="004F0B43">
        <w:rPr>
          <w:sz w:val="24"/>
          <w:szCs w:val="24"/>
        </w:rPr>
        <w:t xml:space="preserve">Выполнять дополнительные проверки </w:t>
      </w:r>
      <w:r w:rsidR="002A5DF9" w:rsidRPr="004F0B43">
        <w:rPr>
          <w:sz w:val="24"/>
          <w:szCs w:val="24"/>
        </w:rPr>
        <w:t>в зонах упаковки и контроля</w:t>
      </w:r>
      <w:r w:rsidRPr="004F0B43">
        <w:rPr>
          <w:sz w:val="24"/>
          <w:szCs w:val="24"/>
        </w:rPr>
        <w:t xml:space="preserve">, для предотвращения </w:t>
      </w:r>
      <w:r w:rsidR="00EB7BEE" w:rsidRPr="004F0B43">
        <w:rPr>
          <w:sz w:val="24"/>
          <w:szCs w:val="24"/>
        </w:rPr>
        <w:t>отгрузки кодов маркировки не введенных в оборот.</w:t>
      </w:r>
    </w:p>
    <w:p w14:paraId="0980DA23" w14:textId="77777777" w:rsidR="004755D4" w:rsidRPr="00A80F13" w:rsidRDefault="008457D5" w:rsidP="00A067B3">
      <w:pPr>
        <w:pStyle w:val="10"/>
      </w:pPr>
      <w:bookmarkStart w:id="14" w:name="_Toc309597740"/>
      <w:r>
        <w:t>Изменение модели данных</w:t>
      </w:r>
      <w:bookmarkEnd w:id="14"/>
    </w:p>
    <w:p w14:paraId="0980DA24" w14:textId="77777777"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14:paraId="0980DA25" w14:textId="77777777" w:rsidR="00883A07" w:rsidRPr="006C71E3" w:rsidRDefault="00883A07" w:rsidP="00883A07">
      <w:pPr>
        <w:pStyle w:val="a4"/>
      </w:pPr>
    </w:p>
    <w:p w14:paraId="0980DA26" w14:textId="14FD658D"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15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</w:t>
      </w:r>
      <w:r w:rsidR="004F0B43" w:rsidRPr="00912F19">
        <w:rPr>
          <w:sz w:val="24"/>
          <w:szCs w:val="24"/>
        </w:rPr>
        <w:t>«»</w:t>
      </w:r>
      <w:r w:rsidR="004F0B43" w:rsidRPr="000002D9">
        <w:rPr>
          <w:sz w:val="24"/>
          <w:szCs w:val="24"/>
        </w:rPr>
        <w:t xml:space="preserve"> </w:t>
      </w:r>
      <w:r w:rsidR="00A476A9" w:rsidRPr="00912F19">
        <w:rPr>
          <w:sz w:val="24"/>
          <w:szCs w:val="24"/>
        </w:rPr>
        <w:t>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699"/>
        <w:gridCol w:w="1762"/>
        <w:gridCol w:w="1628"/>
        <w:gridCol w:w="1462"/>
        <w:gridCol w:w="1272"/>
      </w:tblGrid>
      <w:tr w:rsidR="00912F19" w:rsidRPr="00912F19" w14:paraId="0980DA2D" w14:textId="77777777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27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28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980DA29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980DA2A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0980DA2B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0980DA2C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14:paraId="0980DA34" w14:textId="77777777" w:rsidTr="00255AA0">
        <w:tc>
          <w:tcPr>
            <w:tcW w:w="1992" w:type="dxa"/>
            <w:shd w:val="clear" w:color="auto" w:fill="auto"/>
          </w:tcPr>
          <w:p w14:paraId="0980DA2E" w14:textId="582D8E2A" w:rsidR="00F706F9" w:rsidRPr="00595142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14:paraId="0980DA2F" w14:textId="66B3C715"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0980DA30" w14:textId="19E96B10" w:rsidR="00F706F9" w:rsidRPr="00D47229" w:rsidRDefault="00F706F9" w:rsidP="004C4EB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378" w:type="dxa"/>
          </w:tcPr>
          <w:p w14:paraId="0980DA31" w14:textId="77777777"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0980DA32" w14:textId="77777777"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980DA33" w14:textId="77777777"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35" w14:textId="77777777" w:rsidR="00912F19" w:rsidRDefault="00912F19" w:rsidP="00BA05AB">
      <w:pPr>
        <w:pStyle w:val="10"/>
      </w:pPr>
    </w:p>
    <w:p w14:paraId="0980DA36" w14:textId="77777777"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699"/>
        <w:gridCol w:w="1762"/>
        <w:gridCol w:w="1628"/>
        <w:gridCol w:w="1462"/>
        <w:gridCol w:w="1272"/>
      </w:tblGrid>
      <w:tr w:rsidR="00D06890" w:rsidRPr="00912F19" w14:paraId="0980DA3D" w14:textId="77777777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37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38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980DA39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980DA3A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0980DA3B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0980DA3C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14:paraId="0980DA44" w14:textId="77777777" w:rsidTr="00E138D3">
        <w:tc>
          <w:tcPr>
            <w:tcW w:w="1992" w:type="dxa"/>
            <w:shd w:val="clear" w:color="auto" w:fill="auto"/>
          </w:tcPr>
          <w:p w14:paraId="0980DA3E" w14:textId="77777777"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14:paraId="0980DA3F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0980DA40" w14:textId="77777777"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14:paraId="0980DA41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0980DA42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980DA43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45" w14:textId="77777777" w:rsidR="00D06890" w:rsidRPr="00D06890" w:rsidRDefault="00D06890" w:rsidP="00D06890">
      <w:pPr>
        <w:pStyle w:val="a4"/>
      </w:pPr>
    </w:p>
    <w:p w14:paraId="0980DA46" w14:textId="77777777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15"/>
    </w:p>
    <w:p w14:paraId="313B699D" w14:textId="77777777" w:rsidR="006F3586" w:rsidRPr="00D06890" w:rsidRDefault="006F3586" w:rsidP="006F3586">
      <w:pPr>
        <w:pStyle w:val="a4"/>
        <w:ind w:firstLine="0"/>
        <w:rPr>
          <w:sz w:val="24"/>
          <w:szCs w:val="24"/>
        </w:rPr>
      </w:pPr>
      <w:bookmarkStart w:id="16" w:name="_Toc309597746"/>
      <w:r>
        <w:rPr>
          <w:sz w:val="24"/>
          <w:szCs w:val="24"/>
        </w:rPr>
        <w:t>На форму (</w:t>
      </w:r>
      <w:r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82"/>
        <w:gridCol w:w="1522"/>
        <w:gridCol w:w="1872"/>
        <w:gridCol w:w="3538"/>
        <w:gridCol w:w="1414"/>
      </w:tblGrid>
      <w:tr w:rsidR="00F706F9" w:rsidRPr="00D83156" w14:paraId="0980DA4D" w14:textId="77777777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14:paraId="0980DA48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14:paraId="0980DA49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4A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14:paraId="0980DA4B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0980DA4C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14:paraId="0980DA53" w14:textId="77777777" w:rsidTr="00A8648C">
        <w:tc>
          <w:tcPr>
            <w:tcW w:w="1299" w:type="dxa"/>
            <w:shd w:val="clear" w:color="auto" w:fill="auto"/>
          </w:tcPr>
          <w:p w14:paraId="0980DA4E" w14:textId="570550DD"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14:paraId="0980DA4F" w14:textId="01FC13D1"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14:paraId="0980DA50" w14:textId="3E90F11F"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14:paraId="0980DA51" w14:textId="597F14F2" w:rsidR="00F706F9" w:rsidRPr="00A8648C" w:rsidRDefault="0084250E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33" w:type="dxa"/>
          </w:tcPr>
          <w:p w14:paraId="0980DA52" w14:textId="77777777"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54" w14:textId="77777777" w:rsidR="00D06890" w:rsidRDefault="00D06890" w:rsidP="00DF5EBC">
      <w:pPr>
        <w:pStyle w:val="10"/>
      </w:pPr>
    </w:p>
    <w:p w14:paraId="0980DA55" w14:textId="77777777"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 (</w:t>
      </w:r>
      <w:r w:rsidR="00D06890"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2"/>
        <w:gridCol w:w="2364"/>
        <w:gridCol w:w="1943"/>
        <w:gridCol w:w="2373"/>
        <w:gridCol w:w="1616"/>
      </w:tblGrid>
      <w:tr w:rsidR="00D06890" w:rsidRPr="00D83156" w14:paraId="0980DA5B" w14:textId="77777777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14:paraId="0980DA56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7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980DA58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9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980DA5A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14:paraId="0980DA61" w14:textId="77777777" w:rsidTr="00E138D3">
        <w:tc>
          <w:tcPr>
            <w:tcW w:w="1338" w:type="dxa"/>
            <w:shd w:val="clear" w:color="auto" w:fill="auto"/>
          </w:tcPr>
          <w:p w14:paraId="0980DA5C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0980DA5D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980DA5E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980DA5F" w14:textId="77777777"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0980DA60" w14:textId="77777777"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62" w14:textId="77777777" w:rsidR="00D06890" w:rsidRDefault="00D06890" w:rsidP="00DF5EBC">
      <w:pPr>
        <w:pStyle w:val="10"/>
      </w:pPr>
    </w:p>
    <w:p w14:paraId="0980DA63" w14:textId="77777777" w:rsidR="00895E2C" w:rsidRDefault="008457D5" w:rsidP="00DF5EBC">
      <w:pPr>
        <w:pStyle w:val="10"/>
      </w:pPr>
      <w:r>
        <w:t>Алгоритмы</w:t>
      </w:r>
      <w:bookmarkStart w:id="17" w:name="_Toc309597747"/>
      <w:bookmarkEnd w:id="16"/>
    </w:p>
    <w:p w14:paraId="08B99BC9" w14:textId="77777777" w:rsidR="003A21BB" w:rsidRPr="003A21BB" w:rsidRDefault="003A21BB" w:rsidP="003A21BB">
      <w:pPr>
        <w:pStyle w:val="a4"/>
      </w:pPr>
    </w:p>
    <w:p w14:paraId="03C6B206" w14:textId="0EDEDE2F" w:rsidR="007A44F2" w:rsidRDefault="007A44F2" w:rsidP="006F3586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Перенести пакетное зада</w:t>
      </w:r>
      <w:r w:rsidR="0090578D">
        <w:rPr>
          <w:sz w:val="24"/>
          <w:szCs w:val="24"/>
        </w:rPr>
        <w:t xml:space="preserve">ние из </w:t>
      </w:r>
      <w:r w:rsidR="0090578D" w:rsidRPr="0090578D">
        <w:rPr>
          <w:sz w:val="24"/>
          <w:szCs w:val="24"/>
        </w:rPr>
        <w:t>Обмен Документами - Периодические операции - Обработка Обмена данных - Коды маркировки</w:t>
      </w:r>
      <w:r w:rsidR="0090578D">
        <w:rPr>
          <w:sz w:val="24"/>
          <w:szCs w:val="24"/>
        </w:rPr>
        <w:t xml:space="preserve"> в Маркировка - </w:t>
      </w:r>
      <w:r w:rsidR="0090578D" w:rsidRPr="0090578D">
        <w:rPr>
          <w:sz w:val="24"/>
          <w:szCs w:val="24"/>
        </w:rPr>
        <w:t>Периодические операции - Обработка Обмена данных - Коды маркировки</w:t>
      </w:r>
      <w:r w:rsidR="00B1097C" w:rsidRPr="00B1097C">
        <w:rPr>
          <w:sz w:val="24"/>
          <w:szCs w:val="24"/>
        </w:rPr>
        <w:t>;</w:t>
      </w:r>
    </w:p>
    <w:p w14:paraId="5A547EB2" w14:textId="77777777" w:rsidR="003A21BB" w:rsidRDefault="003A21BB" w:rsidP="003A21BB">
      <w:pPr>
        <w:pStyle w:val="a4"/>
        <w:ind w:left="1080" w:firstLine="0"/>
        <w:rPr>
          <w:sz w:val="24"/>
          <w:szCs w:val="24"/>
        </w:rPr>
      </w:pPr>
    </w:p>
    <w:p w14:paraId="5BC53864" w14:textId="62CB1366" w:rsidR="006E55DA" w:rsidRPr="008A4886" w:rsidRDefault="007E28E9" w:rsidP="008A4886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При импорте </w:t>
      </w:r>
      <w:r w:rsidR="00CA2340">
        <w:rPr>
          <w:sz w:val="24"/>
          <w:szCs w:val="24"/>
        </w:rPr>
        <w:t xml:space="preserve">приходной заявки, </w:t>
      </w:r>
      <w:r w:rsidR="006058BB">
        <w:rPr>
          <w:sz w:val="24"/>
          <w:szCs w:val="24"/>
        </w:rPr>
        <w:t xml:space="preserve">если строка с кодом маркировки переносится в </w:t>
      </w:r>
      <w:r w:rsidR="006B62BE">
        <w:rPr>
          <w:sz w:val="24"/>
          <w:szCs w:val="24"/>
        </w:rPr>
        <w:t xml:space="preserve">таблицу </w:t>
      </w:r>
      <w:r w:rsidR="00A120E9" w:rsidRPr="00A120E9">
        <w:rPr>
          <w:sz w:val="24"/>
          <w:szCs w:val="24"/>
        </w:rPr>
        <w:t>“</w:t>
      </w:r>
      <w:r w:rsidR="00A120E9">
        <w:rPr>
          <w:sz w:val="24"/>
          <w:szCs w:val="24"/>
        </w:rPr>
        <w:t>Журнал выбывших кодов маркировки</w:t>
      </w:r>
      <w:r w:rsidR="00A120E9" w:rsidRPr="00A120E9">
        <w:rPr>
          <w:sz w:val="24"/>
          <w:szCs w:val="24"/>
        </w:rPr>
        <w:t>”</w:t>
      </w:r>
      <w:r w:rsidR="006058BB">
        <w:rPr>
          <w:sz w:val="24"/>
          <w:szCs w:val="24"/>
        </w:rPr>
        <w:t xml:space="preserve">, </w:t>
      </w:r>
      <w:r w:rsidR="00B60203">
        <w:rPr>
          <w:sz w:val="24"/>
          <w:szCs w:val="24"/>
        </w:rPr>
        <w:t xml:space="preserve">выполнить </w:t>
      </w:r>
      <w:r w:rsidR="006E55DA" w:rsidRPr="008A4886">
        <w:rPr>
          <w:sz w:val="24"/>
          <w:szCs w:val="24"/>
        </w:rPr>
        <w:t>перен</w:t>
      </w:r>
      <w:r w:rsidR="00B60203">
        <w:rPr>
          <w:sz w:val="24"/>
          <w:szCs w:val="24"/>
        </w:rPr>
        <w:t>о</w:t>
      </w:r>
      <w:r w:rsidR="006E55DA" w:rsidRPr="008A4886">
        <w:rPr>
          <w:sz w:val="24"/>
          <w:szCs w:val="24"/>
        </w:rPr>
        <w:t>с значени</w:t>
      </w:r>
      <w:r w:rsidR="00B60203">
        <w:rPr>
          <w:sz w:val="24"/>
          <w:szCs w:val="24"/>
        </w:rPr>
        <w:t>я</w:t>
      </w:r>
      <w:r w:rsidR="006E55DA" w:rsidRPr="008A4886">
        <w:rPr>
          <w:sz w:val="24"/>
          <w:szCs w:val="24"/>
        </w:rPr>
        <w:t xml:space="preserve"> поля </w:t>
      </w:r>
      <w:r w:rsidR="006E55DA" w:rsidRPr="008A4886">
        <w:rPr>
          <w:sz w:val="24"/>
          <w:szCs w:val="24"/>
          <w:lang w:val="en-US"/>
        </w:rPr>
        <w:t>Blocked</w:t>
      </w:r>
      <w:r w:rsidR="006E55DA" w:rsidRPr="008A4886">
        <w:rPr>
          <w:sz w:val="24"/>
          <w:szCs w:val="24"/>
        </w:rPr>
        <w:t xml:space="preserve"> в создаваемую запись;</w:t>
      </w:r>
    </w:p>
    <w:p w14:paraId="648002D8" w14:textId="77777777" w:rsidR="003A21BB" w:rsidRPr="006F0099" w:rsidRDefault="003A21BB" w:rsidP="000002D9">
      <w:pPr>
        <w:pStyle w:val="a4"/>
        <w:ind w:firstLine="0"/>
        <w:rPr>
          <w:sz w:val="24"/>
          <w:szCs w:val="24"/>
          <w:lang w:val="en-US"/>
        </w:rPr>
      </w:pPr>
      <w:bookmarkStart w:id="18" w:name="_GoBack"/>
      <w:bookmarkEnd w:id="18"/>
    </w:p>
    <w:p w14:paraId="0980DA65" w14:textId="1D4FF051" w:rsidR="00D06890" w:rsidRPr="007A17E5" w:rsidRDefault="00AE5126" w:rsidP="00AE5126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При сканировании кода маркировки на форме Контроля, </w:t>
      </w:r>
      <w:r w:rsidR="00E37977">
        <w:rPr>
          <w:sz w:val="24"/>
          <w:szCs w:val="24"/>
        </w:rPr>
        <w:t xml:space="preserve">после всех проверок, выполнить проверку кода маркировки в таблице </w:t>
      </w:r>
      <w:r w:rsidR="00E37977">
        <w:rPr>
          <w:sz w:val="24"/>
          <w:szCs w:val="24"/>
          <w:lang w:val="en-US"/>
        </w:rPr>
        <w:t>ALK</w:t>
      </w:r>
      <w:r w:rsidR="00E37977" w:rsidRPr="00E16EA2">
        <w:rPr>
          <w:sz w:val="24"/>
          <w:szCs w:val="24"/>
        </w:rPr>
        <w:t>_</w:t>
      </w:r>
      <w:proofErr w:type="spellStart"/>
      <w:r w:rsidR="00E37977">
        <w:rPr>
          <w:sz w:val="24"/>
          <w:szCs w:val="24"/>
          <w:lang w:val="en-US"/>
        </w:rPr>
        <w:t>MarkSerial</w:t>
      </w:r>
      <w:proofErr w:type="spellEnd"/>
      <w:r w:rsidR="00E37977" w:rsidRPr="00E16EA2">
        <w:rPr>
          <w:sz w:val="24"/>
          <w:szCs w:val="24"/>
        </w:rPr>
        <w:t>.</w:t>
      </w:r>
      <w:r w:rsidR="007A17E5" w:rsidRPr="007A17E5">
        <w:rPr>
          <w:sz w:val="24"/>
          <w:szCs w:val="24"/>
        </w:rPr>
        <w:t xml:space="preserve"> </w:t>
      </w:r>
      <w:proofErr w:type="spellStart"/>
      <w:r w:rsidR="007A17E5">
        <w:rPr>
          <w:sz w:val="24"/>
          <w:szCs w:val="24"/>
          <w:lang w:val="en-US"/>
        </w:rPr>
        <w:t>StatusExt</w:t>
      </w:r>
      <w:proofErr w:type="spellEnd"/>
      <w:r w:rsidR="007A17E5" w:rsidRPr="000002D9">
        <w:rPr>
          <w:sz w:val="24"/>
          <w:szCs w:val="24"/>
        </w:rPr>
        <w:t>:</w:t>
      </w:r>
    </w:p>
    <w:p w14:paraId="3DF4BAAC" w14:textId="550EAB34" w:rsidR="007A17E5" w:rsidRDefault="007A17E5" w:rsidP="007A17E5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proofErr w:type="gramStart"/>
      <w:r w:rsidR="00F53CDE">
        <w:rPr>
          <w:sz w:val="24"/>
          <w:szCs w:val="24"/>
        </w:rPr>
        <w:t>Статус !</w:t>
      </w:r>
      <w:proofErr w:type="gramEnd"/>
      <w:r w:rsidR="00F53CDE">
        <w:rPr>
          <w:sz w:val="24"/>
          <w:szCs w:val="24"/>
        </w:rPr>
        <w:t xml:space="preserve">= Введен в Оборот, то вывести </w:t>
      </w:r>
      <w:proofErr w:type="spellStart"/>
      <w:r w:rsidR="00F53CDE">
        <w:rPr>
          <w:sz w:val="24"/>
          <w:szCs w:val="24"/>
        </w:rPr>
        <w:t>инфолог</w:t>
      </w:r>
      <w:proofErr w:type="spellEnd"/>
      <w:r w:rsidR="00F53CDE">
        <w:rPr>
          <w:sz w:val="24"/>
          <w:szCs w:val="24"/>
        </w:rPr>
        <w:t xml:space="preserve"> ошибки </w:t>
      </w:r>
      <w:r w:rsidR="00F53CDE" w:rsidRPr="00F53CDE">
        <w:rPr>
          <w:sz w:val="24"/>
          <w:szCs w:val="24"/>
        </w:rPr>
        <w:t>“</w:t>
      </w:r>
      <w:r w:rsidR="004C78D4">
        <w:rPr>
          <w:sz w:val="24"/>
          <w:szCs w:val="24"/>
        </w:rPr>
        <w:t>Код Маркировки не Введен в оборот, отложите товар</w:t>
      </w:r>
      <w:r w:rsidR="00F53CDE" w:rsidRPr="00F53CDE">
        <w:rPr>
          <w:sz w:val="24"/>
          <w:szCs w:val="24"/>
        </w:rPr>
        <w:t>”</w:t>
      </w:r>
      <w:r w:rsidR="004C78D4" w:rsidRPr="0084692C">
        <w:rPr>
          <w:sz w:val="24"/>
          <w:szCs w:val="24"/>
        </w:rPr>
        <w:t>;</w:t>
      </w:r>
    </w:p>
    <w:p w14:paraId="1BA47A2E" w14:textId="77777777" w:rsidR="003A21BB" w:rsidRPr="0084692C" w:rsidRDefault="003A21BB" w:rsidP="003A21BB">
      <w:pPr>
        <w:pStyle w:val="a4"/>
        <w:ind w:left="1800" w:firstLine="0"/>
        <w:rPr>
          <w:sz w:val="24"/>
          <w:szCs w:val="24"/>
        </w:rPr>
      </w:pPr>
    </w:p>
    <w:p w14:paraId="32E681D1" w14:textId="7101932D" w:rsidR="0084692C" w:rsidRPr="007A17E5" w:rsidRDefault="0084692C" w:rsidP="0084692C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При сканировании кода маркировки на форме Упаковки, после всех проверок, выполнить проверку кода маркировки в таблице </w:t>
      </w:r>
      <w:r>
        <w:rPr>
          <w:sz w:val="24"/>
          <w:szCs w:val="24"/>
          <w:lang w:val="en-US"/>
        </w:rPr>
        <w:t>ALK</w:t>
      </w:r>
      <w:r w:rsidRPr="00E16EA2">
        <w:rPr>
          <w:sz w:val="24"/>
          <w:szCs w:val="24"/>
        </w:rPr>
        <w:t>_</w:t>
      </w:r>
      <w:proofErr w:type="spellStart"/>
      <w:r>
        <w:rPr>
          <w:sz w:val="24"/>
          <w:szCs w:val="24"/>
          <w:lang w:val="en-US"/>
        </w:rPr>
        <w:t>MarkSerial</w:t>
      </w:r>
      <w:proofErr w:type="spellEnd"/>
      <w:r w:rsidRPr="00E16EA2">
        <w:rPr>
          <w:sz w:val="24"/>
          <w:szCs w:val="24"/>
        </w:rPr>
        <w:t>.</w:t>
      </w:r>
      <w:r w:rsidRPr="007A17E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StatusExt</w:t>
      </w:r>
      <w:proofErr w:type="spellEnd"/>
      <w:r w:rsidRPr="0084692C">
        <w:rPr>
          <w:sz w:val="24"/>
          <w:szCs w:val="24"/>
        </w:rPr>
        <w:t>:</w:t>
      </w:r>
    </w:p>
    <w:p w14:paraId="500EEF97" w14:textId="77777777" w:rsidR="0084692C" w:rsidRPr="0084692C" w:rsidRDefault="0084692C" w:rsidP="0084692C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proofErr w:type="gramStart"/>
      <w:r>
        <w:rPr>
          <w:sz w:val="24"/>
          <w:szCs w:val="24"/>
        </w:rPr>
        <w:t>Статус !</w:t>
      </w:r>
      <w:proofErr w:type="gramEnd"/>
      <w:r>
        <w:rPr>
          <w:sz w:val="24"/>
          <w:szCs w:val="24"/>
        </w:rPr>
        <w:t xml:space="preserve">= Введен в Оборот, то вывести </w:t>
      </w:r>
      <w:proofErr w:type="spellStart"/>
      <w:r>
        <w:rPr>
          <w:sz w:val="24"/>
          <w:szCs w:val="24"/>
        </w:rPr>
        <w:t>инфолог</w:t>
      </w:r>
      <w:proofErr w:type="spellEnd"/>
      <w:r>
        <w:rPr>
          <w:sz w:val="24"/>
          <w:szCs w:val="24"/>
        </w:rPr>
        <w:t xml:space="preserve"> ошибки </w:t>
      </w:r>
      <w:r w:rsidRPr="00F53CDE">
        <w:rPr>
          <w:sz w:val="24"/>
          <w:szCs w:val="24"/>
        </w:rPr>
        <w:t>“</w:t>
      </w:r>
      <w:r>
        <w:rPr>
          <w:sz w:val="24"/>
          <w:szCs w:val="24"/>
        </w:rPr>
        <w:t>Код Маркировки не Введен в оборот, отложите товар</w:t>
      </w:r>
      <w:r w:rsidRPr="00F53CDE">
        <w:rPr>
          <w:sz w:val="24"/>
          <w:szCs w:val="24"/>
        </w:rPr>
        <w:t>”</w:t>
      </w:r>
      <w:r w:rsidRPr="0084692C">
        <w:rPr>
          <w:sz w:val="24"/>
          <w:szCs w:val="24"/>
        </w:rPr>
        <w:t>;</w:t>
      </w:r>
    </w:p>
    <w:p w14:paraId="363EF206" w14:textId="2EB4C8FB" w:rsidR="0084692C" w:rsidRPr="00AE5126" w:rsidRDefault="0084692C" w:rsidP="0084692C">
      <w:pPr>
        <w:pStyle w:val="a4"/>
        <w:rPr>
          <w:sz w:val="24"/>
          <w:szCs w:val="24"/>
        </w:rPr>
      </w:pPr>
    </w:p>
    <w:p w14:paraId="0980DA66" w14:textId="77777777" w:rsidR="00ED2A19" w:rsidRPr="00A9313E" w:rsidRDefault="00EF1F02" w:rsidP="000224EC">
      <w:pPr>
        <w:pStyle w:val="10"/>
      </w:pPr>
      <w:r>
        <w:t>Настройка</w:t>
      </w:r>
    </w:p>
    <w:p w14:paraId="0980DA67" w14:textId="77777777" w:rsidR="00EF1F02" w:rsidRDefault="00EF1F02" w:rsidP="00EF1F02">
      <w:pPr>
        <w:pStyle w:val="10"/>
      </w:pPr>
      <w:r>
        <w:t>Отчеты и выходные формы</w:t>
      </w:r>
    </w:p>
    <w:p w14:paraId="0980DA68" w14:textId="77777777" w:rsidR="00EF1F02" w:rsidRPr="00EF1F02" w:rsidRDefault="00EF1F02" w:rsidP="00EF1F02">
      <w:pPr>
        <w:pStyle w:val="10"/>
      </w:pPr>
      <w:r>
        <w:t>Размещение в системе</w:t>
      </w:r>
    </w:p>
    <w:p w14:paraId="0980DA69" w14:textId="77777777" w:rsidR="00D1295D" w:rsidRPr="006055AE" w:rsidRDefault="008457D5" w:rsidP="00BA05AB">
      <w:pPr>
        <w:pStyle w:val="10"/>
      </w:pPr>
      <w:r>
        <w:t>Приложения</w:t>
      </w:r>
      <w:bookmarkEnd w:id="17"/>
    </w:p>
    <w:p w14:paraId="0980DA6A" w14:textId="77777777" w:rsidR="005E25DD" w:rsidRPr="00196450" w:rsidRDefault="00AF2AB4" w:rsidP="003A2F35">
      <w:pPr>
        <w:pStyle w:val="afff5"/>
      </w:pPr>
      <w:bookmarkStart w:id="19" w:name="_Toc252557204"/>
      <w:bookmarkStart w:id="20" w:name="_Toc252801077"/>
      <w:r>
        <w:t>Нет</w:t>
      </w:r>
      <w:r w:rsidR="00B45B36">
        <w:t>.</w:t>
      </w:r>
    </w:p>
    <w:p w14:paraId="0980DA6B" w14:textId="77777777" w:rsidR="00196450" w:rsidRDefault="00196450" w:rsidP="00196450">
      <w:pPr>
        <w:pStyle w:val="10"/>
      </w:pPr>
      <w:bookmarkStart w:id="21" w:name="_Приложения"/>
      <w:bookmarkStart w:id="22" w:name="_Toc309597748"/>
      <w:bookmarkEnd w:id="19"/>
      <w:bookmarkEnd w:id="20"/>
      <w:bookmarkEnd w:id="21"/>
      <w:r>
        <w:t>Допущения и ограничения</w:t>
      </w:r>
    </w:p>
    <w:p w14:paraId="0980DA6C" w14:textId="77777777"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14:paraId="0980DA6D" w14:textId="77777777" w:rsidR="00A304F4" w:rsidRDefault="008457D5" w:rsidP="00A304F4">
      <w:pPr>
        <w:pStyle w:val="10"/>
      </w:pPr>
      <w:r>
        <w:t>Связанные модификации</w:t>
      </w:r>
      <w:bookmarkEnd w:id="22"/>
    </w:p>
    <w:p w14:paraId="0980DA6E" w14:textId="77777777"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9E43B3" w14:textId="77777777" w:rsidR="007F4B48" w:rsidRDefault="007F4B48">
      <w:r>
        <w:separator/>
      </w:r>
    </w:p>
  </w:endnote>
  <w:endnote w:type="continuationSeparator" w:id="0">
    <w:p w14:paraId="6E0756C2" w14:textId="77777777" w:rsidR="007F4B48" w:rsidRDefault="007F4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80DA74" w14:textId="2EE3AA40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575F8">
          <w:rPr>
            <w:sz w:val="18"/>
            <w:szCs w:val="18"/>
          </w:rPr>
          <w:t>DAX-11002 Проверка статуса КМ на доступность статуса обработки.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0002D9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0002D9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80DA76" w14:textId="55227AE7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575F8">
          <w:rPr>
            <w:rFonts w:ascii="Times New Roman" w:hAnsi="Times New Roman"/>
            <w:sz w:val="18"/>
            <w:szCs w:val="18"/>
          </w:rPr>
          <w:t>DAX-11002 Проверка статуса КМ на доступность статуса обработки.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0002D9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0002D9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E59EC3" w14:textId="77777777" w:rsidR="007F4B48" w:rsidRDefault="007F4B48">
      <w:r>
        <w:separator/>
      </w:r>
    </w:p>
  </w:footnote>
  <w:footnote w:type="continuationSeparator" w:id="0">
    <w:p w14:paraId="36333D9A" w14:textId="77777777" w:rsidR="007F4B48" w:rsidRDefault="007F4B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80DA73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80DA75" w14:textId="77777777"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0980DA77" wp14:editId="0980DA78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9" w15:restartNumberingAfterBreak="0">
    <w:nsid w:val="63405BB1"/>
    <w:multiLevelType w:val="hybridMultilevel"/>
    <w:tmpl w:val="57049A1A"/>
    <w:lvl w:ilvl="0" w:tplc="6EEAA6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7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 w:numId="10">
    <w:abstractNumId w:val="9"/>
  </w:num>
  <w:numIdMacAtCleanup w:val="9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Альяных Кирилл (ADM)">
    <w15:presenceInfo w15:providerId="AD" w15:userId="S-1-5-21-851973153-1017077793-347745105-217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2D9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A6D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0FC3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638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995"/>
    <w:rsid w:val="00183C52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2AB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6A44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7BA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5DF9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942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138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4A8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1BB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879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0D0C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1BA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AC7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ED0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8D4"/>
    <w:rsid w:val="004C7F5E"/>
    <w:rsid w:val="004D03A8"/>
    <w:rsid w:val="004D098C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43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3CA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5142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478A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8BB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A86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896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2BE"/>
    <w:rsid w:val="006B653B"/>
    <w:rsid w:val="006B6591"/>
    <w:rsid w:val="006B6628"/>
    <w:rsid w:val="006B6BD1"/>
    <w:rsid w:val="006B6E02"/>
    <w:rsid w:val="006B77A2"/>
    <w:rsid w:val="006B7BE5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55DA"/>
    <w:rsid w:val="006E61D4"/>
    <w:rsid w:val="006E69D1"/>
    <w:rsid w:val="006E6AE7"/>
    <w:rsid w:val="006E72C7"/>
    <w:rsid w:val="006E7C85"/>
    <w:rsid w:val="006F0091"/>
    <w:rsid w:val="006F0099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586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3724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5F8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17E5"/>
    <w:rsid w:val="007A3C86"/>
    <w:rsid w:val="007A434D"/>
    <w:rsid w:val="007A44F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2C53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8E9"/>
    <w:rsid w:val="007E2A73"/>
    <w:rsid w:val="007E2BD6"/>
    <w:rsid w:val="007E32A7"/>
    <w:rsid w:val="007E466D"/>
    <w:rsid w:val="007E4BCD"/>
    <w:rsid w:val="007E4D3A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4B48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5FD4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4F22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250E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92C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4886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1C0E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78D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4A6D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0E9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3EC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126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30A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097C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203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577E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3D7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3B6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403"/>
    <w:rsid w:val="00C37626"/>
    <w:rsid w:val="00C379DB"/>
    <w:rsid w:val="00C40F00"/>
    <w:rsid w:val="00C41168"/>
    <w:rsid w:val="00C4228E"/>
    <w:rsid w:val="00C42899"/>
    <w:rsid w:val="00C4352C"/>
    <w:rsid w:val="00C43869"/>
    <w:rsid w:val="00C43BFD"/>
    <w:rsid w:val="00C43D19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40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8D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489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7229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843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57E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950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1889"/>
    <w:rsid w:val="00DF2372"/>
    <w:rsid w:val="00DF25B1"/>
    <w:rsid w:val="00DF2D02"/>
    <w:rsid w:val="00DF30DD"/>
    <w:rsid w:val="00DF3333"/>
    <w:rsid w:val="00DF34C3"/>
    <w:rsid w:val="00DF3AAE"/>
    <w:rsid w:val="00DF3CD9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6EA2"/>
    <w:rsid w:val="00E177AD"/>
    <w:rsid w:val="00E177BD"/>
    <w:rsid w:val="00E1794E"/>
    <w:rsid w:val="00E17B99"/>
    <w:rsid w:val="00E17C2A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6C10"/>
    <w:rsid w:val="00E37515"/>
    <w:rsid w:val="00E37523"/>
    <w:rsid w:val="00E37977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669B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B7BEE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CDE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0A1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980DA13"/>
  <w15:docId w15:val="{F4701E0F-D08F-494E-8811-5A47FFEC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2A4197"/>
    <w:rsid w:val="00360CBB"/>
    <w:rsid w:val="003D3838"/>
    <w:rsid w:val="004B5EBA"/>
    <w:rsid w:val="005512BA"/>
    <w:rsid w:val="00667056"/>
    <w:rsid w:val="00741FB7"/>
    <w:rsid w:val="007F6121"/>
    <w:rsid w:val="00876354"/>
    <w:rsid w:val="00972F64"/>
    <w:rsid w:val="00997EDD"/>
    <w:rsid w:val="009A5B67"/>
    <w:rsid w:val="00B4582B"/>
    <w:rsid w:val="00B64846"/>
    <w:rsid w:val="00BC4987"/>
    <w:rsid w:val="00BE53B6"/>
    <w:rsid w:val="00C43D19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780521D-2F80-4F60-8CFD-B6FBA1DBC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Шаблон.dotx</Template>
  <TotalTime>0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DAX-11002 Проверка статуса КМ на доступность статуса обработки.</vt:lpstr>
    </vt:vector>
  </TitlesOfParts>
  <Company/>
  <LinksUpToDate>false</LinksUpToDate>
  <CharactersWithSpaces>1988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DAX-11002 Проверка статуса КМ на доступность статуса обработки.</dc:title>
  <dc:creator>K.alyanykh</dc:creator>
  <cp:lastModifiedBy>Альяных Кирилл (ADM)</cp:lastModifiedBy>
  <cp:revision>2</cp:revision>
  <cp:lastPrinted>2010-02-27T12:52:00Z</cp:lastPrinted>
  <dcterms:created xsi:type="dcterms:W3CDTF">2025-10-16T22:31:00Z</dcterms:created>
  <dcterms:modified xsi:type="dcterms:W3CDTF">2025-10-16T22:31:00Z</dcterms:modified>
</cp:coreProperties>
</file>