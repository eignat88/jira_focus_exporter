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6"/>
        <w:tblpPr w:leftFromText="180" w:rightFromText="180" w:horzAnchor="page" w:tblpX="1" w:tblpY="-1426"/>
        <w:tblW w:w="11920" w:type="dxa"/>
        <w:tblCellMar>
          <w:left w:w="0" w:type="dxa"/>
          <w:right w:w="0" w:type="dxa"/>
        </w:tblCellMar>
        <w:tblLook w:val="04A0" w:firstRow="1" w:lastRow="0" w:firstColumn="1" w:lastColumn="0" w:noHBand="0" w:noVBand="1"/>
      </w:tblPr>
      <w:tblGrid>
        <w:gridCol w:w="11920"/>
      </w:tblGrid>
      <w:tr w:rsidR="00200002" w:rsidRPr="002F3301" w14:paraId="09B6DE1A" w14:textId="77777777" w:rsidTr="1D856818">
        <w:trPr>
          <w:trHeight w:val="4224"/>
        </w:trPr>
        <w:tc>
          <w:tcPr>
            <w:tcW w:w="11920" w:type="dxa"/>
          </w:tcPr>
          <w:p w14:paraId="57D10B99" w14:textId="77777777" w:rsidR="00200002" w:rsidRPr="001A11FD" w:rsidRDefault="00200002" w:rsidP="002B5BA2">
            <w:r w:rsidRPr="001A11FD">
              <w:rPr>
                <w:noProof/>
                <w:lang w:val="ru-RU" w:eastAsia="ru-RU"/>
              </w:rPr>
              <w:drawing>
                <wp:anchor distT="0" distB="0" distL="114300" distR="114300" simplePos="0" relativeHeight="251658752" behindDoc="0" locked="0" layoutInCell="1" allowOverlap="1" wp14:anchorId="73DE9074" wp14:editId="79E70C99">
                  <wp:simplePos x="0" y="0"/>
                  <wp:positionH relativeFrom="page">
                    <wp:posOffset>-6350</wp:posOffset>
                  </wp:positionH>
                  <wp:positionV relativeFrom="page">
                    <wp:posOffset>-3330</wp:posOffset>
                  </wp:positionV>
                  <wp:extent cx="2459355" cy="1014730"/>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Colombus_logo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9355" cy="1014730"/>
                          </a:xfrm>
                          <a:prstGeom prst="rect">
                            <a:avLst/>
                          </a:prstGeom>
                        </pic:spPr>
                      </pic:pic>
                    </a:graphicData>
                  </a:graphic>
                  <wp14:sizeRelH relativeFrom="margin">
                    <wp14:pctWidth>0</wp14:pctWidth>
                  </wp14:sizeRelH>
                  <wp14:sizeRelV relativeFrom="margin">
                    <wp14:pctHeight>0</wp14:pctHeight>
                  </wp14:sizeRelV>
                </wp:anchor>
              </w:drawing>
            </w:r>
            <w:sdt>
              <w:sdtPr>
                <w:rPr>
                  <w:noProof/>
                </w:rPr>
                <w:id w:val="881682164"/>
                <w:picture/>
              </w:sdtPr>
              <w:sdtEndPr/>
              <w:sdtContent>
                <w:r w:rsidRPr="001A11FD">
                  <w:rPr>
                    <w:noProof/>
                    <w:lang w:val="ru-RU" w:eastAsia="ru-RU"/>
                  </w:rPr>
                  <w:drawing>
                    <wp:inline distT="0" distB="0" distL="0" distR="0" wp14:anchorId="2E40B3DD" wp14:editId="2FDB4F7B">
                      <wp:extent cx="7552944" cy="270496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x-gruber-1279860-unsplash.jpg"/>
                              <pic:cNvPicPr/>
                            </pic:nvPicPr>
                            <pic:blipFill>
                              <a:blip r:embed="rId13">
                                <a:extLst>
                                  <a:ext uri="{28A0092B-C50C-407E-A947-70E740481C1C}">
                                    <a14:useLocalDpi xmlns:a14="http://schemas.microsoft.com/office/drawing/2010/main" val="0"/>
                                  </a:ext>
                                </a:extLst>
                              </a:blip>
                              <a:stretch>
                                <a:fillRect/>
                              </a:stretch>
                            </pic:blipFill>
                            <pic:spPr bwMode="auto">
                              <a:xfrm>
                                <a:off x="0" y="0"/>
                                <a:ext cx="7552944" cy="2704963"/>
                              </a:xfrm>
                              <a:prstGeom prst="rect">
                                <a:avLst/>
                              </a:prstGeom>
                              <a:ln>
                                <a:noFill/>
                              </a:ln>
                              <a:extLst>
                                <a:ext uri="{53640926-AAD7-44D8-BBD7-CCE9431645EC}">
                                  <a14:shadowObscured xmlns:a14="http://schemas.microsoft.com/office/drawing/2010/main"/>
                                </a:ext>
                              </a:extLst>
                            </pic:spPr>
                          </pic:pic>
                        </a:graphicData>
                      </a:graphic>
                    </wp:inline>
                  </w:drawing>
                </w:r>
              </w:sdtContent>
            </w:sdt>
          </w:p>
        </w:tc>
      </w:tr>
    </w:tbl>
    <w:p w14:paraId="4773460A" w14:textId="77777777" w:rsidR="005E2260" w:rsidRDefault="005E2260" w:rsidP="005E2260">
      <w:pPr>
        <w:pStyle w:val="6"/>
        <w:sectPr w:rsidR="005E2260" w:rsidSect="00501C31">
          <w:footerReference w:type="default" r:id="rId14"/>
          <w:pgSz w:w="11906" w:h="16838" w:code="9"/>
          <w:pgMar w:top="1440" w:right="1080" w:bottom="360" w:left="1080" w:header="720" w:footer="144" w:gutter="0"/>
          <w:cols w:space="720"/>
          <w:docGrid w:linePitch="360"/>
        </w:sectPr>
      </w:pPr>
    </w:p>
    <w:p w14:paraId="02D50D56" w14:textId="77777777" w:rsidR="008D6387" w:rsidRPr="008D6387" w:rsidRDefault="008D6387" w:rsidP="008D6387">
      <w:pPr>
        <w:pStyle w:val="1"/>
        <w:rPr>
          <w:lang w:val="ru-RU"/>
        </w:rPr>
      </w:pPr>
    </w:p>
    <w:p w14:paraId="06DB51FC" w14:textId="77E60291" w:rsidR="00F317B6" w:rsidRPr="00AD2F81" w:rsidRDefault="004951C1" w:rsidP="008D6387">
      <w:pPr>
        <w:pStyle w:val="1"/>
        <w:rPr>
          <w:lang w:val="ru-RU"/>
        </w:rPr>
      </w:pPr>
      <w:r w:rsidRPr="001577E7">
        <w:rPr>
          <w:rFonts w:cs="Arial"/>
          <w:noProof/>
          <w:color w:val="FFFFFF" w:themeColor="background1"/>
          <w:sz w:val="48"/>
          <w:szCs w:val="52"/>
          <w:lang w:val="ru-RU" w:eastAsia="ru-RU"/>
        </w:rPr>
        <mc:AlternateContent>
          <mc:Choice Requires="wps">
            <w:drawing>
              <wp:anchor distT="0" distB="0" distL="114300" distR="114300" simplePos="0" relativeHeight="251657216" behindDoc="0" locked="0" layoutInCell="1" allowOverlap="1" wp14:anchorId="6C100842" wp14:editId="0B84EBF1">
                <wp:simplePos x="0" y="0"/>
                <wp:positionH relativeFrom="column">
                  <wp:posOffset>323850</wp:posOffset>
                </wp:positionH>
                <wp:positionV relativeFrom="paragraph">
                  <wp:posOffset>1746885</wp:posOffset>
                </wp:positionV>
                <wp:extent cx="3321685" cy="2591435"/>
                <wp:effectExtent l="0" t="0" r="0" b="0"/>
                <wp:wrapTopAndBottom/>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685" cy="259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883D2" w14:textId="6EB296B4" w:rsidR="007C7B71" w:rsidRPr="003F6AB3" w:rsidRDefault="007C7B71" w:rsidP="00F317B6">
                            <w:pPr>
                              <w:rPr>
                                <w:rFonts w:asciiTheme="minorHAnsi" w:hAnsiTheme="minorHAnsi" w:cstheme="minorHAnsi"/>
                                <w:color w:val="000000" w:themeColor="text1"/>
                              </w:rPr>
                            </w:pPr>
                            <w:r w:rsidRPr="00D14732">
                              <w:rPr>
                                <w:rFonts w:asciiTheme="minorHAnsi" w:hAnsiTheme="minorHAnsi" w:cstheme="minorHAnsi"/>
                                <w:b/>
                                <w:color w:val="000000" w:themeColor="text1"/>
                              </w:rPr>
                              <w:t>Prepared</w:t>
                            </w:r>
                            <w:r w:rsidRPr="003F6AB3">
                              <w:rPr>
                                <w:rFonts w:asciiTheme="minorHAnsi" w:hAnsiTheme="minorHAnsi" w:cstheme="minorHAnsi"/>
                                <w:b/>
                                <w:color w:val="000000" w:themeColor="text1"/>
                              </w:rPr>
                              <w:t xml:space="preserve"> </w:t>
                            </w:r>
                            <w:r w:rsidRPr="00D14732">
                              <w:rPr>
                                <w:rFonts w:asciiTheme="minorHAnsi" w:hAnsiTheme="minorHAnsi" w:cstheme="minorHAnsi"/>
                                <w:b/>
                                <w:color w:val="000000" w:themeColor="text1"/>
                              </w:rPr>
                              <w:t>for</w:t>
                            </w:r>
                            <w:r w:rsidRPr="003F6AB3">
                              <w:rPr>
                                <w:rFonts w:asciiTheme="minorHAnsi" w:hAnsiTheme="minorHAnsi" w:cstheme="minorHAnsi"/>
                                <w:b/>
                                <w:color w:val="000000" w:themeColor="text1"/>
                              </w:rPr>
                              <w:t xml:space="preserve">: </w:t>
                            </w:r>
                            <w:r w:rsidRPr="003F6AB3">
                              <w:rPr>
                                <w:rFonts w:asciiTheme="minorHAnsi" w:hAnsiTheme="minorHAnsi" w:cstheme="minorHAnsi"/>
                                <w:b/>
                                <w:color w:val="000000" w:themeColor="text1"/>
                              </w:rPr>
                              <w:br/>
                            </w:r>
                            <w:sdt>
                              <w:sdtPr>
                                <w:rPr>
                                  <w:rStyle w:val="InfoPanelChar"/>
                                  <w:rFonts w:asciiTheme="minorHAnsi" w:hAnsiTheme="minorHAnsi" w:cstheme="minorHAnsi"/>
                                  <w:lang w:val="en-US"/>
                                </w:rPr>
                                <w:alias w:val="Customer"/>
                                <w:tag w:val=""/>
                                <w:id w:val="-939903828"/>
                                <w:placeholder>
                                  <w:docPart w:val="2803AB65BBF74B5E90A911FA6DE29756"/>
                                </w:placeholder>
                                <w:dataBinding w:prefixMappings="xmlns:ns0='http://purl.org/dc/elements/1.1/' xmlns:ns1='http://schemas.openxmlformats.org/package/2006/metadata/core-properties' " w:xpath="/ns1:coreProperties[1]/ns0:subject[1]" w:storeItemID="{6C3C8BC8-F283-45AE-878A-BAB7291924A1}"/>
                                <w:text/>
                              </w:sdtPr>
                              <w:sdtEndPr>
                                <w:rPr>
                                  <w:rStyle w:val="InfoPanelChar"/>
                                </w:rPr>
                              </w:sdtEndPr>
                              <w:sdtContent>
                                <w:proofErr w:type="spellStart"/>
                                <w:r w:rsidR="003F6AB3" w:rsidRPr="003F6AB3">
                                  <w:rPr>
                                    <w:rStyle w:val="InfoPanelChar"/>
                                    <w:rFonts w:asciiTheme="minorHAnsi" w:hAnsiTheme="minorHAnsi" w:cstheme="minorHAnsi"/>
                                    <w:lang w:val="en-US"/>
                                  </w:rPr>
                                  <w:t>Алькор</w:t>
                                </w:r>
                                <w:proofErr w:type="spellEnd"/>
                                <w:r w:rsidR="003F6AB3" w:rsidRPr="003F6AB3">
                                  <w:rPr>
                                    <w:rStyle w:val="InfoPanelChar"/>
                                    <w:rFonts w:asciiTheme="minorHAnsi" w:hAnsiTheme="minorHAnsi" w:cstheme="minorHAnsi"/>
                                    <w:lang w:val="en-US"/>
                                  </w:rPr>
                                  <w:t xml:space="preserve"> и К</w:t>
                                </w:r>
                                <w:r w:rsidR="003F6AB3">
                                  <w:rPr>
                                    <w:rStyle w:val="InfoPanelChar"/>
                                    <w:rFonts w:asciiTheme="minorHAnsi" w:hAnsiTheme="minorHAnsi" w:cstheme="minorHAnsi"/>
                                    <w:lang w:val="ru-RU"/>
                                  </w:rPr>
                                  <w:t>о</w:t>
                                </w:r>
                              </w:sdtContent>
                            </w:sdt>
                          </w:p>
                          <w:p w14:paraId="058604A1" w14:textId="5D4EBEC4" w:rsidR="007C7B71" w:rsidRPr="00D14732" w:rsidRDefault="007C7B71" w:rsidP="00F317B6">
                            <w:pPr>
                              <w:rPr>
                                <w:rFonts w:asciiTheme="minorHAnsi" w:hAnsiTheme="minorHAnsi" w:cstheme="minorHAnsi"/>
                                <w:color w:val="000000" w:themeColor="text1"/>
                              </w:rPr>
                            </w:pPr>
                            <w:r w:rsidRPr="00D14732">
                              <w:rPr>
                                <w:rFonts w:asciiTheme="minorHAnsi" w:hAnsiTheme="minorHAnsi" w:cstheme="minorHAnsi"/>
                                <w:b/>
                                <w:color w:val="000000" w:themeColor="text1"/>
                              </w:rPr>
                              <w:t xml:space="preserve">Project name: </w:t>
                            </w:r>
                            <w:r w:rsidRPr="00D14732">
                              <w:rPr>
                                <w:rFonts w:asciiTheme="minorHAnsi" w:hAnsiTheme="minorHAnsi" w:cstheme="minorHAnsi"/>
                                <w:b/>
                                <w:color w:val="000000" w:themeColor="text1"/>
                              </w:rPr>
                              <w:br/>
                            </w:r>
                            <w:sdt>
                              <w:sdtPr>
                                <w:rPr>
                                  <w:rStyle w:val="InfoPanelChar"/>
                                  <w:rFonts w:asciiTheme="minorHAnsi" w:hAnsiTheme="minorHAnsi" w:cstheme="minorHAnsi"/>
                                  <w:lang w:val="en-US"/>
                                </w:rPr>
                                <w:alias w:val="Project name"/>
                                <w:tag w:val=""/>
                                <w:id w:val="478264754"/>
                                <w:placeholder>
                                  <w:docPart w:val="4241D924221943D99550E683B9C5C968"/>
                                </w:placeholder>
                                <w:dataBinding w:prefixMappings="xmlns:ns0='http://purl.org/dc/elements/1.1/' xmlns:ns1='http://schemas.openxmlformats.org/package/2006/metadata/core-properties' " w:xpath="/ns1:coreProperties[1]/ns1:keywords[1]" w:storeItemID="{6C3C8BC8-F283-45AE-878A-BAB7291924A1}"/>
                                <w:text/>
                              </w:sdtPr>
                              <w:sdtEndPr>
                                <w:rPr>
                                  <w:rStyle w:val="InfoPanelChar"/>
                                </w:rPr>
                              </w:sdtEndPr>
                              <w:sdtContent>
                                <w:r w:rsidR="002634AB" w:rsidRPr="002634AB">
                                  <w:rPr>
                                    <w:rStyle w:val="InfoPanelChar"/>
                                    <w:rFonts w:asciiTheme="minorHAnsi" w:hAnsiTheme="minorHAnsi" w:cstheme="minorHAnsi"/>
                                    <w:lang w:val="en-US"/>
                                  </w:rPr>
                                  <w:t>SUP037</w:t>
                                </w:r>
                              </w:sdtContent>
                            </w:sdt>
                          </w:p>
                          <w:p w14:paraId="016C5934" w14:textId="3719815C" w:rsidR="007C7B71" w:rsidRPr="00D14732" w:rsidRDefault="007C7B71" w:rsidP="00F317B6">
                            <w:pPr>
                              <w:rPr>
                                <w:rFonts w:asciiTheme="minorHAnsi" w:hAnsiTheme="minorHAnsi" w:cstheme="minorHAnsi"/>
                                <w:color w:val="000000" w:themeColor="text1"/>
                              </w:rPr>
                            </w:pPr>
                            <w:r w:rsidRPr="00D14732">
                              <w:rPr>
                                <w:rFonts w:asciiTheme="minorHAnsi" w:hAnsiTheme="minorHAnsi" w:cstheme="minorHAnsi"/>
                                <w:b/>
                                <w:color w:val="000000" w:themeColor="text1"/>
                              </w:rPr>
                              <w:t xml:space="preserve">Project reference number: </w:t>
                            </w:r>
                            <w:r w:rsidRPr="00D14732">
                              <w:rPr>
                                <w:rFonts w:asciiTheme="minorHAnsi" w:hAnsiTheme="minorHAnsi" w:cstheme="minorHAnsi"/>
                                <w:b/>
                                <w:color w:val="000000" w:themeColor="text1"/>
                              </w:rPr>
                              <w:br/>
                            </w:r>
                            <w:sdt>
                              <w:sdtPr>
                                <w:rPr>
                                  <w:rStyle w:val="InfoPanelChar"/>
                                  <w:rFonts w:asciiTheme="minorHAnsi" w:hAnsiTheme="minorHAnsi" w:cstheme="minorHAnsi"/>
                                  <w:lang w:val="en-US"/>
                                </w:rPr>
                                <w:alias w:val="Project number"/>
                                <w:tag w:val=""/>
                                <w:id w:val="-1713800400"/>
                                <w:placeholder>
                                  <w:docPart w:val="17B7A51A29AD430CAD691D2B6BF47A59"/>
                                </w:placeholder>
                                <w:dataBinding w:prefixMappings="xmlns:ns0='http://purl.org/dc/elements/1.1/' xmlns:ns1='http://schemas.openxmlformats.org/package/2006/metadata/core-properties' " w:xpath="/ns1:coreProperties[1]/ns1:category[1]" w:storeItemID="{6C3C8BC8-F283-45AE-878A-BAB7291924A1}"/>
                                <w:text/>
                              </w:sdtPr>
                              <w:sdtEndPr>
                                <w:rPr>
                                  <w:rStyle w:val="a3"/>
                                  <w:color w:val="000000" w:themeColor="text1"/>
                                </w:rPr>
                              </w:sdtEndPr>
                              <w:sdtContent>
                                <w:r w:rsidR="002634AB" w:rsidRPr="00B06A5A">
                                  <w:rPr>
                                    <w:rStyle w:val="InfoPanelChar"/>
                                    <w:rFonts w:asciiTheme="minorHAnsi" w:hAnsiTheme="minorHAnsi" w:cstheme="minorHAnsi"/>
                                    <w:lang w:val="en-US"/>
                                  </w:rPr>
                                  <w:t>FD_1019</w:t>
                                </w:r>
                              </w:sdtContent>
                            </w:sdt>
                          </w:p>
                          <w:p w14:paraId="34A6C2A9" w14:textId="7D373AE9" w:rsidR="007C7B71" w:rsidRPr="00D14732" w:rsidRDefault="007C7B71" w:rsidP="00F317B6">
                            <w:pPr>
                              <w:rPr>
                                <w:rFonts w:asciiTheme="minorHAnsi" w:hAnsiTheme="minorHAnsi" w:cstheme="minorHAnsi"/>
                                <w:color w:val="000000" w:themeColor="text1"/>
                              </w:rPr>
                            </w:pPr>
                            <w:r w:rsidRPr="00D14732">
                              <w:rPr>
                                <w:rFonts w:asciiTheme="minorHAnsi" w:hAnsiTheme="minorHAnsi" w:cstheme="minorHAnsi"/>
                                <w:b/>
                                <w:color w:val="000000" w:themeColor="text1"/>
                              </w:rPr>
                              <w:t xml:space="preserve">Prepared by: </w:t>
                            </w:r>
                            <w:r w:rsidRPr="00D14732">
                              <w:rPr>
                                <w:rFonts w:asciiTheme="minorHAnsi" w:hAnsiTheme="minorHAnsi" w:cstheme="minorHAnsi"/>
                                <w:b/>
                                <w:color w:val="000000" w:themeColor="text1"/>
                              </w:rPr>
                              <w:br/>
                            </w:r>
                            <w:sdt>
                              <w:sdtPr>
                                <w:rPr>
                                  <w:rStyle w:val="InfoPanelChar"/>
                                  <w:rFonts w:asciiTheme="minorHAnsi" w:hAnsiTheme="minorHAnsi" w:cstheme="minorHAnsi"/>
                                </w:rPr>
                                <w:alias w:val="Author"/>
                                <w:tag w:val=""/>
                                <w:id w:val="-1409991873"/>
                                <w:dataBinding w:prefixMappings="xmlns:ns0='http://purl.org/dc/elements/1.1/' xmlns:ns1='http://schemas.openxmlformats.org/package/2006/metadata/core-properties' " w:xpath="/ns1:coreProperties[1]/ns0:creator[1]" w:storeItemID="{6C3C8BC8-F283-45AE-878A-BAB7291924A1}"/>
                                <w:text/>
                              </w:sdtPr>
                              <w:sdtEndPr>
                                <w:rPr>
                                  <w:rStyle w:val="InfoPanelChar"/>
                                </w:rPr>
                              </w:sdtEndPr>
                              <w:sdtContent>
                                <w:r w:rsidR="000841B7">
                                  <w:rPr>
                                    <w:rStyle w:val="InfoPanelChar"/>
                                    <w:rFonts w:asciiTheme="minorHAnsi" w:hAnsiTheme="minorHAnsi" w:cstheme="minorHAnsi"/>
                                  </w:rPr>
                                  <w:t xml:space="preserve">Konstantin </w:t>
                                </w:r>
                                <w:proofErr w:type="spellStart"/>
                                <w:r w:rsidR="000841B7">
                                  <w:rPr>
                                    <w:rStyle w:val="InfoPanelChar"/>
                                    <w:rFonts w:asciiTheme="minorHAnsi" w:hAnsiTheme="minorHAnsi" w:cstheme="minorHAnsi"/>
                                  </w:rPr>
                                  <w:t>Dovzhikov</w:t>
                                </w:r>
                                <w:proofErr w:type="spellEnd"/>
                                <w:r w:rsidR="000841B7">
                                  <w:rPr>
                                    <w:rStyle w:val="InfoPanelChar"/>
                                    <w:rFonts w:asciiTheme="minorHAnsi" w:hAnsiTheme="minorHAnsi" w:cstheme="minorHAnsi"/>
                                  </w:rPr>
                                  <w:t xml:space="preserve"> (KODO.RU)</w:t>
                                </w:r>
                              </w:sdtContent>
                            </w:sdt>
                          </w:p>
                          <w:p w14:paraId="7C868BA8" w14:textId="7A8EA39D" w:rsidR="007C7B71" w:rsidRPr="00D14732" w:rsidRDefault="007C7B71" w:rsidP="00F317B6">
                            <w:pPr>
                              <w:rPr>
                                <w:rFonts w:asciiTheme="minorHAnsi" w:hAnsiTheme="minorHAnsi" w:cstheme="minorHAnsi"/>
                                <w:color w:val="000000" w:themeColor="text1"/>
                              </w:rPr>
                            </w:pPr>
                            <w:r w:rsidRPr="00D14732">
                              <w:rPr>
                                <w:rFonts w:asciiTheme="minorHAnsi" w:hAnsiTheme="minorHAnsi" w:cstheme="minorHAnsi"/>
                                <w:b/>
                              </w:rPr>
                              <w:t xml:space="preserve">Contributors: </w:t>
                            </w:r>
                            <w:r w:rsidRPr="00D14732">
                              <w:rPr>
                                <w:rFonts w:asciiTheme="minorHAnsi" w:hAnsiTheme="minorHAnsi" w:cstheme="minorHAnsi"/>
                              </w:rPr>
                              <w:br/>
                            </w:r>
                            <w:sdt>
                              <w:sdtPr>
                                <w:rPr>
                                  <w:rStyle w:val="InfoPanelChar"/>
                                  <w:rFonts w:asciiTheme="minorHAnsi" w:hAnsiTheme="minorHAnsi" w:cstheme="minorHAnsi"/>
                                  <w:lang w:val="ru-RU"/>
                                </w:rPr>
                                <w:alias w:val="Contributors"/>
                                <w:tag w:val=""/>
                                <w:id w:val="1827163320"/>
                                <w:dataBinding w:prefixMappings="xmlns:ns0='http://purl.org/dc/elements/1.1/' xmlns:ns1='http://schemas.openxmlformats.org/package/2006/metadata/core-properties' " w:xpath="/ns1:coreProperties[1]/ns0:description[1]" w:storeItemID="{6C3C8BC8-F283-45AE-878A-BAB7291924A1}"/>
                                <w:text w:multiLine="1"/>
                              </w:sdtPr>
                              <w:sdtEndPr>
                                <w:rPr>
                                  <w:rStyle w:val="InfoPanelChar"/>
                                </w:rPr>
                              </w:sdtEndPr>
                              <w:sdtContent>
                                <w:proofErr w:type="spellStart"/>
                                <w:r w:rsidRPr="00E754F5">
                                  <w:rPr>
                                    <w:rStyle w:val="InfoPanelChar"/>
                                    <w:rFonts w:asciiTheme="minorHAnsi" w:hAnsiTheme="minorHAnsi" w:cstheme="minorHAnsi"/>
                                    <w:lang w:val="ru-RU"/>
                                  </w:rPr>
                                  <w:t>Довжиков</w:t>
                                </w:r>
                                <w:proofErr w:type="spellEnd"/>
                                <w:r w:rsidRPr="00E754F5">
                                  <w:rPr>
                                    <w:rStyle w:val="InfoPanelChar"/>
                                    <w:rFonts w:asciiTheme="minorHAnsi" w:hAnsiTheme="minorHAnsi" w:cstheme="minorHAnsi"/>
                                    <w:lang w:val="ru-RU"/>
                                  </w:rPr>
                                  <w:t xml:space="preserve"> </w:t>
                                </w:r>
                                <w:r>
                                  <w:rPr>
                                    <w:rStyle w:val="InfoPanelChar"/>
                                    <w:rFonts w:asciiTheme="minorHAnsi" w:hAnsiTheme="minorHAnsi" w:cstheme="minorHAnsi"/>
                                    <w:lang w:val="ru-RU"/>
                                  </w:rPr>
                                  <w:t>К</w:t>
                                </w:r>
                                <w:r w:rsidRPr="00E754F5">
                                  <w:rPr>
                                    <w:rStyle w:val="InfoPanelChar"/>
                                    <w:rFonts w:asciiTheme="minorHAnsi" w:hAnsiTheme="minorHAnsi" w:cstheme="minorHAnsi"/>
                                    <w:lang w:val="ru-RU"/>
                                  </w:rPr>
                                  <w:t>.</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C100842" id="_x0000_t202" coordsize="21600,21600" o:spt="202" path="m,l,21600r21600,l21600,xe">
                <v:stroke joinstyle="miter"/>
                <v:path gradientshapeok="t" o:connecttype="rect"/>
              </v:shapetype>
              <v:shape id="Text Box 22" o:spid="_x0000_s1026" type="#_x0000_t202" style="position:absolute;margin-left:25.5pt;margin-top:137.55pt;width:261.55pt;height:204.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" filled="f" stroked="f">
                <v:textbox>
                  <w:txbxContent>
                    <w:p w14:paraId="561883D2" w14:textId="6EB296B4" w:rsidR="007C7B71" w:rsidRPr="003F6AB3" w:rsidRDefault="007C7B71" w:rsidP="00F317B6">
                      <w:pPr>
                        <w:rPr>
                          <w:rFonts w:asciiTheme="minorHAnsi" w:hAnsiTheme="minorHAnsi" w:cstheme="minorHAnsi"/>
                          <w:color w:val="000000" w:themeColor="text1"/>
                        </w:rPr>
                      </w:pPr>
                      <w:r w:rsidRPr="00D14732">
                        <w:rPr>
                          <w:rFonts w:asciiTheme="minorHAnsi" w:hAnsiTheme="minorHAnsi" w:cstheme="minorHAnsi"/>
                          <w:b/>
                          <w:color w:val="000000" w:themeColor="text1"/>
                        </w:rPr>
                        <w:t>Prepared</w:t>
                      </w:r>
                      <w:r w:rsidRPr="003F6AB3">
                        <w:rPr>
                          <w:rFonts w:asciiTheme="minorHAnsi" w:hAnsiTheme="minorHAnsi" w:cstheme="minorHAnsi"/>
                          <w:b/>
                          <w:color w:val="000000" w:themeColor="text1"/>
                        </w:rPr>
                        <w:t xml:space="preserve"> </w:t>
                      </w:r>
                      <w:r w:rsidRPr="00D14732">
                        <w:rPr>
                          <w:rFonts w:asciiTheme="minorHAnsi" w:hAnsiTheme="minorHAnsi" w:cstheme="minorHAnsi"/>
                          <w:b/>
                          <w:color w:val="000000" w:themeColor="text1"/>
                        </w:rPr>
                        <w:t>for</w:t>
                      </w:r>
                      <w:r w:rsidRPr="003F6AB3">
                        <w:rPr>
                          <w:rFonts w:asciiTheme="minorHAnsi" w:hAnsiTheme="minorHAnsi" w:cstheme="minorHAnsi"/>
                          <w:b/>
                          <w:color w:val="000000" w:themeColor="text1"/>
                        </w:rPr>
                        <w:t xml:space="preserve">: </w:t>
                      </w:r>
                      <w:r w:rsidRPr="003F6AB3">
                        <w:rPr>
                          <w:rFonts w:asciiTheme="minorHAnsi" w:hAnsiTheme="minorHAnsi" w:cstheme="minorHAnsi"/>
                          <w:b/>
                          <w:color w:val="000000" w:themeColor="text1"/>
                        </w:rPr>
                        <w:br/>
                      </w:r>
                      <w:sdt>
                        <w:sdtPr>
                          <w:rPr>
                            <w:rStyle w:val="InfoPanelChar"/>
                            <w:rFonts w:asciiTheme="minorHAnsi" w:hAnsiTheme="minorHAnsi" w:cstheme="minorHAnsi"/>
                            <w:lang w:val="en-US"/>
                          </w:rPr>
                          <w:alias w:val="Customer"/>
                          <w:tag w:val=""/>
                          <w:id w:val="-939903828"/>
                          <w:placeholder>
                            <w:docPart w:val="2803AB65BBF74B5E90A911FA6DE29756"/>
                          </w:placeholder>
                          <w:dataBinding w:prefixMappings="xmlns:ns0='http://purl.org/dc/elements/1.1/' xmlns:ns1='http://schemas.openxmlformats.org/package/2006/metadata/core-properties' " w:xpath="/ns1:coreProperties[1]/ns0:subject[1]" w:storeItemID="{6C3C8BC8-F283-45AE-878A-BAB7291924A1}"/>
                          <w:text/>
                        </w:sdtPr>
                        <w:sdtEndPr>
                          <w:rPr>
                            <w:rStyle w:val="InfoPanelChar"/>
                          </w:rPr>
                        </w:sdtEndPr>
                        <w:sdtContent>
                          <w:r w:rsidR="003F6AB3" w:rsidRPr="003F6AB3">
                            <w:rPr>
                              <w:rStyle w:val="InfoPanelChar"/>
                              <w:rFonts w:asciiTheme="minorHAnsi" w:hAnsiTheme="minorHAnsi" w:cstheme="minorHAnsi"/>
                              <w:lang w:val="en-US"/>
                            </w:rPr>
                            <w:t>Алькор и К</w:t>
                          </w:r>
                          <w:r w:rsidR="003F6AB3">
                            <w:rPr>
                              <w:rStyle w:val="InfoPanelChar"/>
                              <w:rFonts w:asciiTheme="minorHAnsi" w:hAnsiTheme="minorHAnsi" w:cstheme="minorHAnsi"/>
                              <w:lang w:val="ru-RU"/>
                            </w:rPr>
                            <w:t>о</w:t>
                          </w:r>
                        </w:sdtContent>
                      </w:sdt>
                    </w:p>
                    <w:p w14:paraId="058604A1" w14:textId="5D4EBEC4" w:rsidR="007C7B71" w:rsidRPr="00D14732" w:rsidRDefault="007C7B71" w:rsidP="00F317B6">
                      <w:pPr>
                        <w:rPr>
                          <w:rFonts w:asciiTheme="minorHAnsi" w:hAnsiTheme="minorHAnsi" w:cstheme="minorHAnsi"/>
                          <w:color w:val="000000" w:themeColor="text1"/>
                        </w:rPr>
                      </w:pPr>
                      <w:r w:rsidRPr="00D14732">
                        <w:rPr>
                          <w:rFonts w:asciiTheme="minorHAnsi" w:hAnsiTheme="minorHAnsi" w:cstheme="minorHAnsi"/>
                          <w:b/>
                          <w:color w:val="000000" w:themeColor="text1"/>
                        </w:rPr>
                        <w:t xml:space="preserve">Project name: </w:t>
                      </w:r>
                      <w:r w:rsidRPr="00D14732">
                        <w:rPr>
                          <w:rFonts w:asciiTheme="minorHAnsi" w:hAnsiTheme="minorHAnsi" w:cstheme="minorHAnsi"/>
                          <w:b/>
                          <w:color w:val="000000" w:themeColor="text1"/>
                        </w:rPr>
                        <w:br/>
                      </w:r>
                      <w:sdt>
                        <w:sdtPr>
                          <w:rPr>
                            <w:rStyle w:val="InfoPanelChar"/>
                            <w:rFonts w:asciiTheme="minorHAnsi" w:hAnsiTheme="minorHAnsi" w:cstheme="minorHAnsi"/>
                            <w:lang w:val="en-US"/>
                          </w:rPr>
                          <w:alias w:val="Project name"/>
                          <w:tag w:val=""/>
                          <w:id w:val="478264754"/>
                          <w:placeholder>
                            <w:docPart w:val="4241D924221943D99550E683B9C5C968"/>
                          </w:placeholder>
                          <w:dataBinding w:prefixMappings="xmlns:ns0='http://purl.org/dc/elements/1.1/' xmlns:ns1='http://schemas.openxmlformats.org/package/2006/metadata/core-properties' " w:xpath="/ns1:coreProperties[1]/ns1:keywords[1]" w:storeItemID="{6C3C8BC8-F283-45AE-878A-BAB7291924A1}"/>
                          <w:text/>
                        </w:sdtPr>
                        <w:sdtEndPr>
                          <w:rPr>
                            <w:rStyle w:val="InfoPanelChar"/>
                          </w:rPr>
                        </w:sdtEndPr>
                        <w:sdtContent>
                          <w:r w:rsidR="002634AB" w:rsidRPr="002634AB">
                            <w:rPr>
                              <w:rStyle w:val="InfoPanelChar"/>
                              <w:rFonts w:asciiTheme="minorHAnsi" w:hAnsiTheme="minorHAnsi" w:cstheme="minorHAnsi"/>
                              <w:lang w:val="en-US"/>
                            </w:rPr>
                            <w:t>SUP037</w:t>
                          </w:r>
                        </w:sdtContent>
                      </w:sdt>
                    </w:p>
                    <w:p w14:paraId="016C5934" w14:textId="3719815C" w:rsidR="007C7B71" w:rsidRPr="00D14732" w:rsidRDefault="007C7B71" w:rsidP="00F317B6">
                      <w:pPr>
                        <w:rPr>
                          <w:rFonts w:asciiTheme="minorHAnsi" w:hAnsiTheme="minorHAnsi" w:cstheme="minorHAnsi"/>
                          <w:color w:val="000000" w:themeColor="text1"/>
                        </w:rPr>
                      </w:pPr>
                      <w:r w:rsidRPr="00D14732">
                        <w:rPr>
                          <w:rFonts w:asciiTheme="minorHAnsi" w:hAnsiTheme="minorHAnsi" w:cstheme="minorHAnsi"/>
                          <w:b/>
                          <w:color w:val="000000" w:themeColor="text1"/>
                        </w:rPr>
                        <w:t xml:space="preserve">Project reference number: </w:t>
                      </w:r>
                      <w:r w:rsidRPr="00D14732">
                        <w:rPr>
                          <w:rFonts w:asciiTheme="minorHAnsi" w:hAnsiTheme="minorHAnsi" w:cstheme="minorHAnsi"/>
                          <w:b/>
                          <w:color w:val="000000" w:themeColor="text1"/>
                        </w:rPr>
                        <w:br/>
                      </w:r>
                      <w:sdt>
                        <w:sdtPr>
                          <w:rPr>
                            <w:rStyle w:val="InfoPanelChar"/>
                            <w:rFonts w:asciiTheme="minorHAnsi" w:hAnsiTheme="minorHAnsi" w:cstheme="minorHAnsi"/>
                            <w:lang w:val="en-US"/>
                          </w:rPr>
                          <w:alias w:val="Project number"/>
                          <w:tag w:val=""/>
                          <w:id w:val="-1713800400"/>
                          <w:placeholder>
                            <w:docPart w:val="17B7A51A29AD430CAD691D2B6BF47A59"/>
                          </w:placeholder>
                          <w:dataBinding w:prefixMappings="xmlns:ns0='http://purl.org/dc/elements/1.1/' xmlns:ns1='http://schemas.openxmlformats.org/package/2006/metadata/core-properties' " w:xpath="/ns1:coreProperties[1]/ns1:category[1]" w:storeItemID="{6C3C8BC8-F283-45AE-878A-BAB7291924A1}"/>
                          <w:text/>
                        </w:sdtPr>
                        <w:sdtEndPr>
                          <w:rPr>
                            <w:rStyle w:val="a3"/>
                            <w:color w:val="000000" w:themeColor="text1"/>
                          </w:rPr>
                        </w:sdtEndPr>
                        <w:sdtContent>
                          <w:r w:rsidR="002634AB" w:rsidRPr="00B06A5A">
                            <w:rPr>
                              <w:rStyle w:val="InfoPanelChar"/>
                              <w:rFonts w:asciiTheme="minorHAnsi" w:hAnsiTheme="minorHAnsi" w:cstheme="minorHAnsi"/>
                              <w:lang w:val="en-US"/>
                            </w:rPr>
                            <w:t>FD_1019</w:t>
                          </w:r>
                        </w:sdtContent>
                      </w:sdt>
                    </w:p>
                    <w:p w14:paraId="34A6C2A9" w14:textId="7D373AE9" w:rsidR="007C7B71" w:rsidRPr="00D14732" w:rsidRDefault="007C7B71" w:rsidP="00F317B6">
                      <w:pPr>
                        <w:rPr>
                          <w:rFonts w:asciiTheme="minorHAnsi" w:hAnsiTheme="minorHAnsi" w:cstheme="minorHAnsi"/>
                          <w:color w:val="000000" w:themeColor="text1"/>
                        </w:rPr>
                      </w:pPr>
                      <w:r w:rsidRPr="00D14732">
                        <w:rPr>
                          <w:rFonts w:asciiTheme="minorHAnsi" w:hAnsiTheme="minorHAnsi" w:cstheme="minorHAnsi"/>
                          <w:b/>
                          <w:color w:val="000000" w:themeColor="text1"/>
                        </w:rPr>
                        <w:t xml:space="preserve">Prepared by: </w:t>
                      </w:r>
                      <w:r w:rsidRPr="00D14732">
                        <w:rPr>
                          <w:rFonts w:asciiTheme="minorHAnsi" w:hAnsiTheme="minorHAnsi" w:cstheme="minorHAnsi"/>
                          <w:b/>
                          <w:color w:val="000000" w:themeColor="text1"/>
                        </w:rPr>
                        <w:br/>
                      </w:r>
                      <w:sdt>
                        <w:sdtPr>
                          <w:rPr>
                            <w:rStyle w:val="InfoPanelChar"/>
                            <w:rFonts w:asciiTheme="minorHAnsi" w:hAnsiTheme="minorHAnsi" w:cstheme="minorHAnsi"/>
                          </w:rPr>
                          <w:alias w:val="Author"/>
                          <w:tag w:val=""/>
                          <w:id w:val="-1409991873"/>
                          <w:dataBinding w:prefixMappings="xmlns:ns0='http://purl.org/dc/elements/1.1/' xmlns:ns1='http://schemas.openxmlformats.org/package/2006/metadata/core-properties' " w:xpath="/ns1:coreProperties[1]/ns0:creator[1]" w:storeItemID="{6C3C8BC8-F283-45AE-878A-BAB7291924A1}"/>
                          <w:text/>
                        </w:sdtPr>
                        <w:sdtEndPr>
                          <w:rPr>
                            <w:rStyle w:val="InfoPanelChar"/>
                          </w:rPr>
                        </w:sdtEndPr>
                        <w:sdtContent>
                          <w:r w:rsidR="000841B7">
                            <w:rPr>
                              <w:rStyle w:val="InfoPanelChar"/>
                              <w:rFonts w:asciiTheme="minorHAnsi" w:hAnsiTheme="minorHAnsi" w:cstheme="minorHAnsi"/>
                            </w:rPr>
                            <w:t>Konstantin Dovzhikov (KODO.RU)</w:t>
                          </w:r>
                        </w:sdtContent>
                      </w:sdt>
                    </w:p>
                    <w:p w14:paraId="7C868BA8" w14:textId="7A8EA39D" w:rsidR="007C7B71" w:rsidRPr="00D14732" w:rsidRDefault="007C7B71" w:rsidP="00F317B6">
                      <w:pPr>
                        <w:rPr>
                          <w:rFonts w:asciiTheme="minorHAnsi" w:hAnsiTheme="minorHAnsi" w:cstheme="minorHAnsi"/>
                          <w:color w:val="000000" w:themeColor="text1"/>
                        </w:rPr>
                      </w:pPr>
                      <w:r w:rsidRPr="00D14732">
                        <w:rPr>
                          <w:rFonts w:asciiTheme="minorHAnsi" w:hAnsiTheme="minorHAnsi" w:cstheme="minorHAnsi"/>
                          <w:b/>
                        </w:rPr>
                        <w:t xml:space="preserve">Contributors: </w:t>
                      </w:r>
                      <w:r w:rsidRPr="00D14732">
                        <w:rPr>
                          <w:rFonts w:asciiTheme="minorHAnsi" w:hAnsiTheme="minorHAnsi" w:cstheme="minorHAnsi"/>
                        </w:rPr>
                        <w:br/>
                      </w:r>
                      <w:sdt>
                        <w:sdtPr>
                          <w:rPr>
                            <w:rStyle w:val="InfoPanelChar"/>
                            <w:rFonts w:asciiTheme="minorHAnsi" w:hAnsiTheme="minorHAnsi" w:cstheme="minorHAnsi"/>
                            <w:lang w:val="ru-RU"/>
                          </w:rPr>
                          <w:alias w:val="Contributors"/>
                          <w:tag w:val=""/>
                          <w:id w:val="1827163320"/>
                          <w:dataBinding w:prefixMappings="xmlns:ns0='http://purl.org/dc/elements/1.1/' xmlns:ns1='http://schemas.openxmlformats.org/package/2006/metadata/core-properties' " w:xpath="/ns1:coreProperties[1]/ns0:description[1]" w:storeItemID="{6C3C8BC8-F283-45AE-878A-BAB7291924A1}"/>
                          <w:text w:multiLine="1"/>
                        </w:sdtPr>
                        <w:sdtEndPr>
                          <w:rPr>
                            <w:rStyle w:val="InfoPanelChar"/>
                          </w:rPr>
                        </w:sdtEndPr>
                        <w:sdtContent>
                          <w:r w:rsidRPr="00E754F5">
                            <w:rPr>
                              <w:rStyle w:val="InfoPanelChar"/>
                              <w:rFonts w:asciiTheme="minorHAnsi" w:hAnsiTheme="minorHAnsi" w:cstheme="minorHAnsi"/>
                              <w:lang w:val="ru-RU"/>
                            </w:rPr>
                            <w:t xml:space="preserve">Довжиков </w:t>
                          </w:r>
                          <w:r>
                            <w:rPr>
                              <w:rStyle w:val="InfoPanelChar"/>
                              <w:rFonts w:asciiTheme="minorHAnsi" w:hAnsiTheme="minorHAnsi" w:cstheme="minorHAnsi"/>
                              <w:lang w:val="ru-RU"/>
                            </w:rPr>
                            <w:t>К</w:t>
                          </w:r>
                          <w:r w:rsidRPr="00E754F5">
                            <w:rPr>
                              <w:rStyle w:val="InfoPanelChar"/>
                              <w:rFonts w:asciiTheme="minorHAnsi" w:hAnsiTheme="minorHAnsi" w:cstheme="minorHAnsi"/>
                              <w:lang w:val="ru-RU"/>
                            </w:rPr>
                            <w:t>.</w:t>
                          </w:r>
                        </w:sdtContent>
                      </w:sdt>
                    </w:p>
                  </w:txbxContent>
                </v:textbox>
                <w10:wrap type="topAndBottom"/>
              </v:shape>
            </w:pict>
          </mc:Fallback>
        </mc:AlternateContent>
      </w:r>
      <w:r w:rsidR="00D45E72">
        <w:rPr>
          <w:lang w:val="en-US"/>
        </w:rPr>
        <w:t>FD</w:t>
      </w:r>
      <w:r w:rsidR="00D45E72" w:rsidRPr="004A511E">
        <w:rPr>
          <w:lang w:val="ru-RU"/>
        </w:rPr>
        <w:t>_</w:t>
      </w:r>
      <w:r w:rsidR="002634AB">
        <w:rPr>
          <w:lang w:val="ru-RU"/>
        </w:rPr>
        <w:t>1019</w:t>
      </w:r>
      <w:r w:rsidR="00D45E72" w:rsidRPr="004A511E">
        <w:rPr>
          <w:lang w:val="ru-RU"/>
        </w:rPr>
        <w:t>_</w:t>
      </w:r>
      <w:r w:rsidR="002634AB">
        <w:rPr>
          <w:lang w:val="ru-RU"/>
        </w:rPr>
        <w:t xml:space="preserve">Отгрузка в профильные сети по </w:t>
      </w:r>
      <w:r w:rsidR="002634AB">
        <w:rPr>
          <w:lang w:val="en-US"/>
        </w:rPr>
        <w:t>SSCC</w:t>
      </w:r>
      <w:r w:rsidR="00776CFB" w:rsidRPr="00776CFB">
        <w:rPr>
          <w:lang w:val="ru-RU"/>
        </w:rPr>
        <w:t xml:space="preserve"> </w:t>
      </w:r>
    </w:p>
    <w:p w14:paraId="70AB0F58" w14:textId="39E44C70" w:rsidR="00F317B6" w:rsidRPr="00FB5EE2" w:rsidRDefault="00F317B6" w:rsidP="003828E9">
      <w:pPr>
        <w:rPr>
          <w:lang w:val="ru-RU"/>
        </w:rPr>
      </w:pPr>
    </w:p>
    <w:p w14:paraId="45986317" w14:textId="77777777" w:rsidR="00F317B6" w:rsidRPr="00FB5EE2" w:rsidRDefault="00F317B6" w:rsidP="00F317B6">
      <w:pPr>
        <w:pStyle w:val="BulletNumberings"/>
        <w:numPr>
          <w:ilvl w:val="0"/>
          <w:numId w:val="0"/>
        </w:numPr>
        <w:rPr>
          <w:lang w:val="ru-RU"/>
        </w:rPr>
      </w:pPr>
    </w:p>
    <w:p w14:paraId="021E3496" w14:textId="4DEAC14C" w:rsidR="00C7030B" w:rsidRPr="00FB5EE2" w:rsidRDefault="00C7030B" w:rsidP="002B5BA2">
      <w:pPr>
        <w:rPr>
          <w:lang w:val="ru-RU"/>
        </w:rPr>
      </w:pPr>
    </w:p>
    <w:p w14:paraId="70D92BED" w14:textId="1DD60889" w:rsidR="003828E9" w:rsidRPr="00FB5EE2" w:rsidRDefault="00B33496" w:rsidP="002B5BA2">
      <w:pPr>
        <w:rPr>
          <w:lang w:val="ru-RU"/>
        </w:rPr>
      </w:pPr>
      <w:r>
        <w:rPr>
          <w:lang w:val="ru-RU"/>
        </w:rPr>
        <w:br w:type="page"/>
      </w:r>
    </w:p>
    <w:p w14:paraId="752E5C03" w14:textId="568266DA" w:rsidR="00E754F5" w:rsidRPr="00EF69C9" w:rsidRDefault="00A2239C" w:rsidP="00EF69C9">
      <w:pPr>
        <w:pStyle w:val="2"/>
        <w:numPr>
          <w:ilvl w:val="0"/>
          <w:numId w:val="7"/>
        </w:numPr>
        <w:spacing w:line="360" w:lineRule="auto"/>
        <w:rPr>
          <w:lang w:val="ru-RU"/>
        </w:rPr>
      </w:pPr>
      <w:r>
        <w:rPr>
          <w:lang w:val="ru-RU"/>
        </w:rPr>
        <w:lastRenderedPageBreak/>
        <w:t>Назначение (цель) модификации</w:t>
      </w:r>
    </w:p>
    <w:p w14:paraId="79B9B19F" w14:textId="057BCBD6" w:rsidR="00D858AA" w:rsidRDefault="00472BDC" w:rsidP="000073C4">
      <w:pPr>
        <w:pStyle w:val="af7"/>
        <w:numPr>
          <w:ilvl w:val="0"/>
          <w:numId w:val="36"/>
        </w:numPr>
        <w:spacing w:line="360" w:lineRule="auto"/>
        <w:rPr>
          <w:lang w:val="ru-RU"/>
        </w:rPr>
      </w:pPr>
      <w:r w:rsidRPr="00372E52">
        <w:rPr>
          <w:lang w:val="ru-RU"/>
        </w:rPr>
        <w:t xml:space="preserve">Дополнить </w:t>
      </w:r>
      <w:r w:rsidR="00372E52" w:rsidRPr="00372E52">
        <w:rPr>
          <w:lang w:val="ru-RU"/>
        </w:rPr>
        <w:t xml:space="preserve">функционал </w:t>
      </w:r>
      <w:r w:rsidR="00372E52">
        <w:t>WMS</w:t>
      </w:r>
      <w:r w:rsidR="00372E52" w:rsidRPr="00372E52">
        <w:rPr>
          <w:lang w:val="ru-RU"/>
        </w:rPr>
        <w:t xml:space="preserve"> возможностью </w:t>
      </w:r>
      <w:r w:rsidR="000073C4">
        <w:rPr>
          <w:lang w:val="ru-RU"/>
        </w:rPr>
        <w:t>работы с</w:t>
      </w:r>
      <w:r w:rsidR="00372E52" w:rsidRPr="00372E52">
        <w:rPr>
          <w:lang w:val="ru-RU"/>
        </w:rPr>
        <w:t xml:space="preserve"> </w:t>
      </w:r>
      <w:r w:rsidR="00372E52">
        <w:t>SSCC</w:t>
      </w:r>
      <w:r w:rsidR="00372E52" w:rsidRPr="00372E52">
        <w:rPr>
          <w:lang w:val="ru-RU"/>
        </w:rPr>
        <w:t>-код</w:t>
      </w:r>
      <w:r w:rsidR="000073C4">
        <w:rPr>
          <w:lang w:val="ru-RU"/>
        </w:rPr>
        <w:t>ами</w:t>
      </w:r>
      <w:r w:rsidR="00C27847">
        <w:rPr>
          <w:lang w:val="ru-RU"/>
        </w:rPr>
        <w:t xml:space="preserve"> 2-го уровня</w:t>
      </w:r>
      <w:r w:rsidR="00372E52" w:rsidRPr="00372E52">
        <w:rPr>
          <w:lang w:val="ru-RU"/>
        </w:rPr>
        <w:t xml:space="preserve"> в отгрузке для настраиваемых клиентов;</w:t>
      </w:r>
    </w:p>
    <w:p w14:paraId="2968C960" w14:textId="340241A4" w:rsidR="00D858AA" w:rsidRDefault="00D858AA" w:rsidP="002B5BA2">
      <w:pPr>
        <w:rPr>
          <w:lang w:val="ru-RU"/>
        </w:rPr>
      </w:pPr>
    </w:p>
    <w:p w14:paraId="559CFB48" w14:textId="0260D6AC" w:rsidR="00D858AA" w:rsidRDefault="00D858AA" w:rsidP="002B5BA2">
      <w:pPr>
        <w:rPr>
          <w:lang w:val="ru-RU"/>
        </w:rPr>
      </w:pPr>
    </w:p>
    <w:p w14:paraId="58182BF8" w14:textId="325BBEBC" w:rsidR="00D858AA" w:rsidRDefault="00D858AA" w:rsidP="002B5BA2">
      <w:pPr>
        <w:rPr>
          <w:lang w:val="ru-RU"/>
        </w:rPr>
      </w:pPr>
    </w:p>
    <w:p w14:paraId="04B10386" w14:textId="15E0DB43" w:rsidR="00D858AA" w:rsidRDefault="00D858AA" w:rsidP="002B5BA2">
      <w:pPr>
        <w:rPr>
          <w:lang w:val="ru-RU"/>
        </w:rPr>
      </w:pPr>
    </w:p>
    <w:p w14:paraId="6E4859ED" w14:textId="68AEC8F7" w:rsidR="00D858AA" w:rsidRDefault="00D858AA" w:rsidP="002B5BA2">
      <w:pPr>
        <w:rPr>
          <w:lang w:val="ru-RU"/>
        </w:rPr>
      </w:pPr>
    </w:p>
    <w:p w14:paraId="14608CEA" w14:textId="570AB709" w:rsidR="00D858AA" w:rsidRDefault="00D858AA" w:rsidP="002B5BA2">
      <w:pPr>
        <w:rPr>
          <w:lang w:val="ru-RU"/>
        </w:rPr>
      </w:pPr>
    </w:p>
    <w:p w14:paraId="511CBFCA" w14:textId="56F69B52" w:rsidR="00D858AA" w:rsidRDefault="00D858AA" w:rsidP="002B5BA2">
      <w:pPr>
        <w:rPr>
          <w:lang w:val="ru-RU"/>
        </w:rPr>
      </w:pPr>
    </w:p>
    <w:p w14:paraId="4DB18B0E" w14:textId="2F307200" w:rsidR="00D858AA" w:rsidRDefault="00D858AA" w:rsidP="002B5BA2">
      <w:pPr>
        <w:rPr>
          <w:lang w:val="ru-RU"/>
        </w:rPr>
      </w:pPr>
    </w:p>
    <w:p w14:paraId="709242A3" w14:textId="361362D9" w:rsidR="00D858AA" w:rsidRDefault="00D858AA" w:rsidP="002B5BA2">
      <w:pPr>
        <w:rPr>
          <w:lang w:val="ru-RU"/>
        </w:rPr>
      </w:pPr>
    </w:p>
    <w:p w14:paraId="20C3ED95" w14:textId="177E434D" w:rsidR="00D858AA" w:rsidRDefault="00D858AA" w:rsidP="002B5BA2">
      <w:pPr>
        <w:rPr>
          <w:lang w:val="ru-RU"/>
        </w:rPr>
      </w:pPr>
    </w:p>
    <w:p w14:paraId="61E8901A" w14:textId="31ED18F4" w:rsidR="00D858AA" w:rsidRDefault="00D858AA" w:rsidP="002B5BA2">
      <w:pPr>
        <w:rPr>
          <w:lang w:val="ru-RU"/>
        </w:rPr>
      </w:pPr>
    </w:p>
    <w:p w14:paraId="6FE30481" w14:textId="7330CE15" w:rsidR="00D858AA" w:rsidRDefault="00D858AA" w:rsidP="002B5BA2">
      <w:pPr>
        <w:rPr>
          <w:lang w:val="ru-RU"/>
        </w:rPr>
      </w:pPr>
    </w:p>
    <w:p w14:paraId="325EFA55" w14:textId="00B66EB7" w:rsidR="00D858AA" w:rsidRDefault="00D858AA" w:rsidP="002B5BA2">
      <w:pPr>
        <w:rPr>
          <w:lang w:val="ru-RU"/>
        </w:rPr>
      </w:pPr>
    </w:p>
    <w:p w14:paraId="71C2222B" w14:textId="1455EAF7" w:rsidR="00D858AA" w:rsidRDefault="00D858AA" w:rsidP="002B5BA2">
      <w:pPr>
        <w:rPr>
          <w:lang w:val="ru-RU"/>
        </w:rPr>
      </w:pPr>
    </w:p>
    <w:p w14:paraId="3F23C51F" w14:textId="5A4E035D" w:rsidR="00AF4325" w:rsidRDefault="00AF4325" w:rsidP="002B5BA2">
      <w:pPr>
        <w:rPr>
          <w:lang w:val="ru-RU"/>
        </w:rPr>
      </w:pPr>
    </w:p>
    <w:p w14:paraId="7DE3DD19" w14:textId="29A611E0" w:rsidR="00AF4325" w:rsidRDefault="00AF4325" w:rsidP="002B5BA2">
      <w:pPr>
        <w:rPr>
          <w:lang w:val="ru-RU"/>
        </w:rPr>
      </w:pPr>
    </w:p>
    <w:p w14:paraId="630899B6" w14:textId="5BFDC510" w:rsidR="00AF4325" w:rsidRDefault="00AF4325" w:rsidP="002B5BA2">
      <w:pPr>
        <w:rPr>
          <w:lang w:val="ru-RU"/>
        </w:rPr>
      </w:pPr>
    </w:p>
    <w:p w14:paraId="317DF0DF" w14:textId="26C3106C" w:rsidR="00AF4325" w:rsidRDefault="00AF4325" w:rsidP="002B5BA2">
      <w:pPr>
        <w:rPr>
          <w:lang w:val="ru-RU"/>
        </w:rPr>
      </w:pPr>
    </w:p>
    <w:p w14:paraId="592D263F" w14:textId="34211DF9" w:rsidR="00E424DB" w:rsidRDefault="00E424DB" w:rsidP="002B5BA2">
      <w:pPr>
        <w:rPr>
          <w:lang w:val="ru-RU"/>
        </w:rPr>
      </w:pPr>
    </w:p>
    <w:p w14:paraId="7587A030" w14:textId="77777777" w:rsidR="00E424DB" w:rsidRDefault="00E424DB" w:rsidP="002B5BA2">
      <w:pPr>
        <w:rPr>
          <w:lang w:val="ru-RU"/>
        </w:rPr>
      </w:pPr>
    </w:p>
    <w:p w14:paraId="6E490489" w14:textId="5D006CF9" w:rsidR="00D858AA" w:rsidRDefault="00D858AA" w:rsidP="002B5BA2">
      <w:pPr>
        <w:rPr>
          <w:lang w:val="ru-RU"/>
        </w:rPr>
      </w:pPr>
    </w:p>
    <w:p w14:paraId="74617EDF" w14:textId="5B4D18DC" w:rsidR="00EA7B45" w:rsidRDefault="00EA7B45" w:rsidP="002B5BA2">
      <w:pPr>
        <w:rPr>
          <w:lang w:val="ru-RU"/>
        </w:rPr>
      </w:pPr>
    </w:p>
    <w:p w14:paraId="37BFA6D5" w14:textId="77777777" w:rsidR="00EA7B45" w:rsidRDefault="00EA7B45" w:rsidP="002B5BA2">
      <w:pPr>
        <w:rPr>
          <w:lang w:val="ru-RU"/>
        </w:rPr>
      </w:pPr>
    </w:p>
    <w:p w14:paraId="14280DC3" w14:textId="2884F80D" w:rsidR="00E66AD3" w:rsidRDefault="002068F3" w:rsidP="009C5D0E">
      <w:pPr>
        <w:pStyle w:val="2"/>
        <w:numPr>
          <w:ilvl w:val="0"/>
          <w:numId w:val="7"/>
        </w:numPr>
        <w:spacing w:line="360" w:lineRule="auto"/>
        <w:rPr>
          <w:lang w:val="ru-RU"/>
        </w:rPr>
      </w:pPr>
      <w:r>
        <w:rPr>
          <w:lang w:val="ru-RU"/>
        </w:rPr>
        <w:lastRenderedPageBreak/>
        <w:t xml:space="preserve">Изменение </w:t>
      </w:r>
      <w:r w:rsidR="00227298" w:rsidRPr="00227298">
        <w:rPr>
          <w:lang w:val="ru-RU"/>
        </w:rPr>
        <w:t>интерфейса пользователя</w:t>
      </w:r>
    </w:p>
    <w:p w14:paraId="35AB32B1" w14:textId="1A8B4A29" w:rsidR="00473918" w:rsidRDefault="00A760CC" w:rsidP="00925CD2">
      <w:pPr>
        <w:pStyle w:val="af7"/>
        <w:numPr>
          <w:ilvl w:val="0"/>
          <w:numId w:val="23"/>
        </w:numPr>
        <w:spacing w:line="360" w:lineRule="auto"/>
        <w:rPr>
          <w:lang w:val="ru-RU"/>
        </w:rPr>
      </w:pPr>
      <w:r>
        <w:rPr>
          <w:lang w:val="ru-RU"/>
        </w:rPr>
        <w:t xml:space="preserve">В </w:t>
      </w:r>
      <w:r w:rsidR="00850D9C">
        <w:rPr>
          <w:lang w:val="ru-RU"/>
        </w:rPr>
        <w:t>заголовок формы</w:t>
      </w:r>
      <w:r>
        <w:rPr>
          <w:lang w:val="ru-RU"/>
        </w:rPr>
        <w:t xml:space="preserve"> «</w:t>
      </w:r>
      <w:r w:rsidR="000C202D">
        <w:rPr>
          <w:lang w:val="ru-RU"/>
        </w:rPr>
        <w:t>Клиенты</w:t>
      </w:r>
      <w:r>
        <w:rPr>
          <w:lang w:val="ru-RU"/>
        </w:rPr>
        <w:t>» (</w:t>
      </w:r>
      <w:r w:rsidR="00FB02EC">
        <w:rPr>
          <w:i/>
          <w:lang w:val="ru-RU"/>
        </w:rPr>
        <w:t xml:space="preserve">Расчеты с поставщиками / </w:t>
      </w:r>
      <w:r w:rsidR="00A0049A">
        <w:rPr>
          <w:i/>
          <w:lang w:val="ru-RU"/>
        </w:rPr>
        <w:t>Обычный / Клиенты / Все клиенты</w:t>
      </w:r>
      <w:r>
        <w:rPr>
          <w:lang w:val="ru-RU"/>
        </w:rPr>
        <w:t>)</w:t>
      </w:r>
      <w:r w:rsidR="004E6687">
        <w:rPr>
          <w:lang w:val="ru-RU"/>
        </w:rPr>
        <w:t xml:space="preserve"> добавить новое поле</w:t>
      </w:r>
      <w:r w:rsidR="00040A47">
        <w:rPr>
          <w:lang w:val="ru-RU"/>
        </w:rPr>
        <w:t>:</w:t>
      </w:r>
    </w:p>
    <w:tbl>
      <w:tblPr>
        <w:tblStyle w:val="a6"/>
        <w:tblW w:w="0" w:type="auto"/>
        <w:tblInd w:w="279" w:type="dxa"/>
        <w:tblLayout w:type="fixed"/>
        <w:tblLook w:val="04A0" w:firstRow="1" w:lastRow="0" w:firstColumn="1" w:lastColumn="0" w:noHBand="0" w:noVBand="1"/>
      </w:tblPr>
      <w:tblGrid>
        <w:gridCol w:w="1833"/>
        <w:gridCol w:w="1852"/>
        <w:gridCol w:w="1276"/>
        <w:gridCol w:w="1249"/>
        <w:gridCol w:w="2011"/>
        <w:gridCol w:w="1236"/>
      </w:tblGrid>
      <w:tr w:rsidR="00473918" w:rsidRPr="00976744" w14:paraId="338E79A3" w14:textId="77777777" w:rsidTr="00B06A5A">
        <w:trPr>
          <w:trHeight w:val="999"/>
        </w:trPr>
        <w:tc>
          <w:tcPr>
            <w:tcW w:w="1833" w:type="dxa"/>
            <w:shd w:val="clear" w:color="auto" w:fill="D9D9D9" w:themeFill="background1" w:themeFillShade="D9"/>
          </w:tcPr>
          <w:p w14:paraId="03C48439" w14:textId="77777777" w:rsidR="00473918" w:rsidRPr="00976744" w:rsidRDefault="00473918" w:rsidP="00FA7220">
            <w:pPr>
              <w:pStyle w:val="af7"/>
              <w:spacing w:line="360" w:lineRule="auto"/>
              <w:ind w:left="0"/>
              <w:jc w:val="center"/>
              <w:rPr>
                <w:b/>
                <w:lang w:val="ru-RU"/>
              </w:rPr>
            </w:pPr>
            <w:r w:rsidRPr="00976744">
              <w:rPr>
                <w:b/>
                <w:lang w:val="ru-RU"/>
              </w:rPr>
              <w:t>Имя поля</w:t>
            </w:r>
          </w:p>
        </w:tc>
        <w:tc>
          <w:tcPr>
            <w:tcW w:w="1852" w:type="dxa"/>
            <w:shd w:val="clear" w:color="auto" w:fill="D9D9D9" w:themeFill="background1" w:themeFillShade="D9"/>
          </w:tcPr>
          <w:p w14:paraId="251142F8" w14:textId="77777777" w:rsidR="00473918" w:rsidRPr="00976744" w:rsidRDefault="00473918" w:rsidP="00FA7220">
            <w:pPr>
              <w:pStyle w:val="af7"/>
              <w:spacing w:line="360" w:lineRule="auto"/>
              <w:ind w:left="0"/>
              <w:jc w:val="center"/>
              <w:rPr>
                <w:b/>
                <w:lang w:val="ru-RU"/>
              </w:rPr>
            </w:pPr>
            <w:r w:rsidRPr="00976744">
              <w:rPr>
                <w:b/>
                <w:lang w:val="ru-RU"/>
              </w:rPr>
              <w:t>Подсказка</w:t>
            </w:r>
          </w:p>
        </w:tc>
        <w:tc>
          <w:tcPr>
            <w:tcW w:w="1276" w:type="dxa"/>
            <w:shd w:val="clear" w:color="auto" w:fill="D9D9D9" w:themeFill="background1" w:themeFillShade="D9"/>
          </w:tcPr>
          <w:p w14:paraId="2242E9C7" w14:textId="77777777" w:rsidR="00473918" w:rsidRPr="00976744" w:rsidRDefault="00473918" w:rsidP="00FA7220">
            <w:pPr>
              <w:pStyle w:val="af7"/>
              <w:spacing w:line="360" w:lineRule="auto"/>
              <w:ind w:left="0"/>
              <w:jc w:val="center"/>
              <w:rPr>
                <w:b/>
                <w:lang w:val="ru-RU"/>
              </w:rPr>
            </w:pPr>
            <w:r>
              <w:rPr>
                <w:b/>
                <w:lang w:val="ru-RU"/>
              </w:rPr>
              <w:t>Тип</w:t>
            </w:r>
          </w:p>
        </w:tc>
        <w:tc>
          <w:tcPr>
            <w:tcW w:w="1249" w:type="dxa"/>
            <w:shd w:val="clear" w:color="auto" w:fill="D9D9D9" w:themeFill="background1" w:themeFillShade="D9"/>
          </w:tcPr>
          <w:p w14:paraId="7C0F4E48" w14:textId="77777777" w:rsidR="00473918" w:rsidRPr="00976744" w:rsidRDefault="00473918" w:rsidP="00FA7220">
            <w:pPr>
              <w:pStyle w:val="af7"/>
              <w:spacing w:line="360" w:lineRule="auto"/>
              <w:ind w:left="0"/>
              <w:jc w:val="center"/>
              <w:rPr>
                <w:b/>
                <w:lang w:val="ru-RU"/>
              </w:rPr>
            </w:pPr>
            <w:r w:rsidRPr="00976744">
              <w:rPr>
                <w:b/>
                <w:lang w:val="ru-RU"/>
              </w:rPr>
              <w:t>Обязательно для заполнения</w:t>
            </w:r>
          </w:p>
        </w:tc>
        <w:tc>
          <w:tcPr>
            <w:tcW w:w="2011" w:type="dxa"/>
            <w:shd w:val="clear" w:color="auto" w:fill="D9D9D9" w:themeFill="background1" w:themeFillShade="D9"/>
          </w:tcPr>
          <w:p w14:paraId="723B1BEF" w14:textId="77777777" w:rsidR="00473918" w:rsidRPr="00976744" w:rsidRDefault="00473918" w:rsidP="00FA7220">
            <w:pPr>
              <w:pStyle w:val="af7"/>
              <w:spacing w:line="360" w:lineRule="auto"/>
              <w:ind w:left="0"/>
              <w:jc w:val="center"/>
              <w:rPr>
                <w:b/>
                <w:lang w:val="ru-RU"/>
              </w:rPr>
            </w:pPr>
            <w:r w:rsidRPr="00976744">
              <w:rPr>
                <w:b/>
                <w:lang w:val="ru-RU"/>
              </w:rPr>
              <w:t>Доступно для редактирования</w:t>
            </w:r>
          </w:p>
        </w:tc>
        <w:tc>
          <w:tcPr>
            <w:tcW w:w="1236" w:type="dxa"/>
            <w:shd w:val="clear" w:color="auto" w:fill="D9D9D9" w:themeFill="background1" w:themeFillShade="D9"/>
          </w:tcPr>
          <w:p w14:paraId="60ABA2B9" w14:textId="77777777" w:rsidR="00473918" w:rsidRPr="00976744" w:rsidRDefault="00473918" w:rsidP="00FA7220">
            <w:pPr>
              <w:pStyle w:val="af7"/>
              <w:spacing w:line="360" w:lineRule="auto"/>
              <w:ind w:left="0"/>
              <w:jc w:val="center"/>
              <w:rPr>
                <w:b/>
                <w:lang w:val="ru-RU"/>
              </w:rPr>
            </w:pPr>
            <w:r w:rsidRPr="00976744">
              <w:rPr>
                <w:b/>
                <w:lang w:val="ru-RU"/>
              </w:rPr>
              <w:t>Группа полей</w:t>
            </w:r>
          </w:p>
        </w:tc>
      </w:tr>
      <w:tr w:rsidR="00473918" w:rsidRPr="00202E36" w14:paraId="467C760B" w14:textId="77777777" w:rsidTr="00B06A5A">
        <w:tc>
          <w:tcPr>
            <w:tcW w:w="1833" w:type="dxa"/>
          </w:tcPr>
          <w:p w14:paraId="7BDD214D" w14:textId="13EA685D" w:rsidR="00473918" w:rsidRPr="00670AF2" w:rsidRDefault="00670AF2" w:rsidP="00FA7220">
            <w:pPr>
              <w:pStyle w:val="af7"/>
              <w:spacing w:line="360" w:lineRule="auto"/>
              <w:ind w:left="0"/>
              <w:jc w:val="center"/>
              <w:rPr>
                <w:lang w:val="ru-RU"/>
              </w:rPr>
            </w:pPr>
            <w:r>
              <w:rPr>
                <w:lang w:val="ru-RU"/>
              </w:rPr>
              <w:t xml:space="preserve">Использовать </w:t>
            </w:r>
            <w:r>
              <w:rPr>
                <w:lang w:val="en-US"/>
              </w:rPr>
              <w:t>SSCC</w:t>
            </w:r>
          </w:p>
        </w:tc>
        <w:tc>
          <w:tcPr>
            <w:tcW w:w="1852" w:type="dxa"/>
          </w:tcPr>
          <w:p w14:paraId="6D5384ED" w14:textId="5BA9520D" w:rsidR="00473918" w:rsidRPr="00E358D0" w:rsidRDefault="00E358D0" w:rsidP="00FA7220">
            <w:pPr>
              <w:pStyle w:val="af7"/>
              <w:spacing w:line="360" w:lineRule="auto"/>
              <w:ind w:left="0"/>
              <w:jc w:val="center"/>
              <w:rPr>
                <w:lang w:val="ru-RU"/>
              </w:rPr>
            </w:pPr>
            <w:r>
              <w:rPr>
                <w:lang w:val="ru-RU"/>
              </w:rPr>
              <w:t xml:space="preserve">Использовать </w:t>
            </w:r>
            <w:r>
              <w:rPr>
                <w:lang w:val="en-US"/>
              </w:rPr>
              <w:t>SSCC</w:t>
            </w:r>
            <w:r w:rsidRPr="00E358D0">
              <w:rPr>
                <w:lang w:val="ru-RU"/>
              </w:rPr>
              <w:t>-</w:t>
            </w:r>
            <w:r>
              <w:rPr>
                <w:lang w:val="ru-RU"/>
              </w:rPr>
              <w:t>коды в отгрузке</w:t>
            </w:r>
          </w:p>
        </w:tc>
        <w:tc>
          <w:tcPr>
            <w:tcW w:w="1276" w:type="dxa"/>
          </w:tcPr>
          <w:p w14:paraId="381F5EFA" w14:textId="6976B793" w:rsidR="00473918" w:rsidRPr="00D70968" w:rsidRDefault="00D70968" w:rsidP="00FA7220">
            <w:pPr>
              <w:pStyle w:val="af7"/>
              <w:spacing w:line="360" w:lineRule="auto"/>
              <w:ind w:left="0"/>
              <w:jc w:val="center"/>
              <w:rPr>
                <w:lang w:val="en-US"/>
              </w:rPr>
            </w:pPr>
            <w:r>
              <w:rPr>
                <w:lang w:val="en-US"/>
              </w:rPr>
              <w:t>Checkbox</w:t>
            </w:r>
          </w:p>
        </w:tc>
        <w:tc>
          <w:tcPr>
            <w:tcW w:w="1249" w:type="dxa"/>
          </w:tcPr>
          <w:p w14:paraId="268B5F6F" w14:textId="66350DF8" w:rsidR="00473918" w:rsidRPr="00AC36FB" w:rsidRDefault="004053F5" w:rsidP="00FA7220">
            <w:pPr>
              <w:pStyle w:val="af7"/>
              <w:spacing w:line="360" w:lineRule="auto"/>
              <w:ind w:left="0"/>
              <w:jc w:val="center"/>
              <w:rPr>
                <w:lang w:val="ru-RU"/>
              </w:rPr>
            </w:pPr>
            <w:r>
              <w:rPr>
                <w:lang w:val="ru-RU"/>
              </w:rPr>
              <w:t>Нет</w:t>
            </w:r>
          </w:p>
        </w:tc>
        <w:tc>
          <w:tcPr>
            <w:tcW w:w="2011" w:type="dxa"/>
          </w:tcPr>
          <w:p w14:paraId="4BD8EB28" w14:textId="2F5C08C5" w:rsidR="00473918" w:rsidRDefault="00816FB4" w:rsidP="00FA7220">
            <w:pPr>
              <w:pStyle w:val="af7"/>
              <w:spacing w:line="360" w:lineRule="auto"/>
              <w:ind w:left="0"/>
              <w:jc w:val="center"/>
              <w:rPr>
                <w:lang w:val="ru-RU"/>
              </w:rPr>
            </w:pPr>
            <w:r>
              <w:rPr>
                <w:lang w:val="ru-RU"/>
              </w:rPr>
              <w:t>Да</w:t>
            </w:r>
          </w:p>
        </w:tc>
        <w:tc>
          <w:tcPr>
            <w:tcW w:w="1236" w:type="dxa"/>
          </w:tcPr>
          <w:p w14:paraId="5BC24275" w14:textId="13A2783F" w:rsidR="00473918" w:rsidRPr="005C4F27" w:rsidRDefault="00F70BBB" w:rsidP="00FA7220">
            <w:pPr>
              <w:pStyle w:val="af7"/>
              <w:spacing w:line="360" w:lineRule="auto"/>
              <w:ind w:left="0"/>
              <w:jc w:val="center"/>
              <w:rPr>
                <w:lang w:val="ru-RU"/>
              </w:rPr>
            </w:pPr>
            <w:r>
              <w:rPr>
                <w:lang w:val="ru-RU"/>
              </w:rPr>
              <w:t xml:space="preserve">На </w:t>
            </w:r>
            <w:r w:rsidR="001D7663">
              <w:rPr>
                <w:lang w:val="ru-RU"/>
              </w:rPr>
              <w:t>вкладке</w:t>
            </w:r>
            <w:r w:rsidR="005C4F27">
              <w:rPr>
                <w:lang w:val="ru-RU"/>
              </w:rPr>
              <w:t xml:space="preserve"> «Разное»</w:t>
            </w:r>
            <w:r w:rsidR="001D7663">
              <w:rPr>
                <w:lang w:val="ru-RU"/>
              </w:rPr>
              <w:t xml:space="preserve">, группа полей </w:t>
            </w:r>
            <w:r w:rsidR="00DC7987">
              <w:rPr>
                <w:lang w:val="ru-RU"/>
              </w:rPr>
              <w:t>«Клиент», ниже поля «</w:t>
            </w:r>
            <w:r w:rsidR="00FF05EB">
              <w:rPr>
                <w:lang w:val="ru-RU"/>
              </w:rPr>
              <w:t>Внешний клиент</w:t>
            </w:r>
            <w:r w:rsidR="00DC7987">
              <w:rPr>
                <w:lang w:val="ru-RU"/>
              </w:rPr>
              <w:t>»</w:t>
            </w:r>
          </w:p>
        </w:tc>
      </w:tr>
    </w:tbl>
    <w:p w14:paraId="4A7A835A" w14:textId="77777777" w:rsidR="000A7AA4" w:rsidRDefault="00222387" w:rsidP="00F736AA">
      <w:pPr>
        <w:pStyle w:val="af7"/>
        <w:numPr>
          <w:ilvl w:val="0"/>
          <w:numId w:val="23"/>
        </w:numPr>
        <w:spacing w:line="360" w:lineRule="auto"/>
        <w:jc w:val="both"/>
        <w:rPr>
          <w:lang w:val="ru-RU"/>
        </w:rPr>
      </w:pPr>
      <w:r w:rsidRPr="00C336A7">
        <w:rPr>
          <w:lang w:val="ru-RU"/>
        </w:rPr>
        <w:br w:type="page"/>
      </w:r>
      <w:r w:rsidR="00C23D37">
        <w:rPr>
          <w:lang w:val="ru-RU"/>
        </w:rPr>
        <w:lastRenderedPageBreak/>
        <w:t xml:space="preserve">В </w:t>
      </w:r>
      <w:r w:rsidR="00D74A56">
        <w:rPr>
          <w:lang w:val="ru-RU"/>
        </w:rPr>
        <w:t>форму «Коды маркировок»</w:t>
      </w:r>
      <w:r w:rsidR="00253841" w:rsidRPr="00253841">
        <w:rPr>
          <w:lang w:val="ru-RU"/>
        </w:rPr>
        <w:t xml:space="preserve"> (</w:t>
      </w:r>
      <w:r w:rsidR="00253841" w:rsidRPr="000A7AA4">
        <w:rPr>
          <w:i/>
          <w:iCs/>
          <w:lang w:val="ru-RU"/>
        </w:rPr>
        <w:t>Управление запасами /</w:t>
      </w:r>
      <w:r w:rsidR="00225FED" w:rsidRPr="000A7AA4">
        <w:rPr>
          <w:i/>
          <w:iCs/>
          <w:lang w:val="ru-RU"/>
        </w:rPr>
        <w:t xml:space="preserve"> Запросы</w:t>
      </w:r>
      <w:r w:rsidR="00253841" w:rsidRPr="00253841">
        <w:rPr>
          <w:lang w:val="ru-RU"/>
        </w:rPr>
        <w:t>)</w:t>
      </w:r>
      <w:r w:rsidR="00390640">
        <w:rPr>
          <w:lang w:val="ru-RU"/>
        </w:rPr>
        <w:t xml:space="preserve"> добавить </w:t>
      </w:r>
      <w:r w:rsidR="00BE7444">
        <w:rPr>
          <w:lang w:val="ru-RU"/>
        </w:rPr>
        <w:t>новое поле</w:t>
      </w:r>
      <w:r w:rsidR="000A7AA4">
        <w:rPr>
          <w:lang w:val="ru-RU"/>
        </w:rPr>
        <w:t>:</w:t>
      </w:r>
    </w:p>
    <w:tbl>
      <w:tblPr>
        <w:tblStyle w:val="a6"/>
        <w:tblW w:w="0" w:type="auto"/>
        <w:tblInd w:w="279" w:type="dxa"/>
        <w:tblLayout w:type="fixed"/>
        <w:tblLook w:val="04A0" w:firstRow="1" w:lastRow="0" w:firstColumn="1" w:lastColumn="0" w:noHBand="0" w:noVBand="1"/>
      </w:tblPr>
      <w:tblGrid>
        <w:gridCol w:w="1833"/>
        <w:gridCol w:w="1852"/>
        <w:gridCol w:w="1418"/>
        <w:gridCol w:w="1107"/>
        <w:gridCol w:w="2011"/>
        <w:gridCol w:w="1236"/>
      </w:tblGrid>
      <w:tr w:rsidR="000A7AA4" w:rsidRPr="00976744" w14:paraId="57921E16" w14:textId="77777777" w:rsidTr="000E5428">
        <w:trPr>
          <w:trHeight w:val="999"/>
        </w:trPr>
        <w:tc>
          <w:tcPr>
            <w:tcW w:w="1833" w:type="dxa"/>
            <w:shd w:val="clear" w:color="auto" w:fill="D9D9D9" w:themeFill="background1" w:themeFillShade="D9"/>
          </w:tcPr>
          <w:p w14:paraId="590DF6F9" w14:textId="77777777" w:rsidR="000A7AA4" w:rsidRPr="00976744" w:rsidRDefault="000A7AA4" w:rsidP="00F46DB2">
            <w:pPr>
              <w:pStyle w:val="af7"/>
              <w:spacing w:line="360" w:lineRule="auto"/>
              <w:ind w:left="0"/>
              <w:jc w:val="center"/>
              <w:rPr>
                <w:b/>
                <w:lang w:val="ru-RU"/>
              </w:rPr>
            </w:pPr>
            <w:r w:rsidRPr="00976744">
              <w:rPr>
                <w:b/>
                <w:lang w:val="ru-RU"/>
              </w:rPr>
              <w:t>Имя поля</w:t>
            </w:r>
          </w:p>
        </w:tc>
        <w:tc>
          <w:tcPr>
            <w:tcW w:w="1852" w:type="dxa"/>
            <w:shd w:val="clear" w:color="auto" w:fill="D9D9D9" w:themeFill="background1" w:themeFillShade="D9"/>
          </w:tcPr>
          <w:p w14:paraId="07C8A226" w14:textId="77777777" w:rsidR="000A7AA4" w:rsidRPr="00976744" w:rsidRDefault="000A7AA4" w:rsidP="00F46DB2">
            <w:pPr>
              <w:pStyle w:val="af7"/>
              <w:spacing w:line="360" w:lineRule="auto"/>
              <w:ind w:left="0"/>
              <w:jc w:val="center"/>
              <w:rPr>
                <w:b/>
                <w:lang w:val="ru-RU"/>
              </w:rPr>
            </w:pPr>
            <w:r w:rsidRPr="00976744">
              <w:rPr>
                <w:b/>
                <w:lang w:val="ru-RU"/>
              </w:rPr>
              <w:t>Подсказка</w:t>
            </w:r>
          </w:p>
        </w:tc>
        <w:tc>
          <w:tcPr>
            <w:tcW w:w="1418" w:type="dxa"/>
            <w:shd w:val="clear" w:color="auto" w:fill="D9D9D9" w:themeFill="background1" w:themeFillShade="D9"/>
          </w:tcPr>
          <w:p w14:paraId="370150AA" w14:textId="77777777" w:rsidR="000A7AA4" w:rsidRPr="00976744" w:rsidRDefault="000A7AA4" w:rsidP="00F46DB2">
            <w:pPr>
              <w:pStyle w:val="af7"/>
              <w:spacing w:line="360" w:lineRule="auto"/>
              <w:ind w:left="0"/>
              <w:jc w:val="center"/>
              <w:rPr>
                <w:b/>
                <w:lang w:val="ru-RU"/>
              </w:rPr>
            </w:pPr>
            <w:r>
              <w:rPr>
                <w:b/>
                <w:lang w:val="ru-RU"/>
              </w:rPr>
              <w:t>Тип</w:t>
            </w:r>
          </w:p>
        </w:tc>
        <w:tc>
          <w:tcPr>
            <w:tcW w:w="1107" w:type="dxa"/>
            <w:shd w:val="clear" w:color="auto" w:fill="D9D9D9" w:themeFill="background1" w:themeFillShade="D9"/>
          </w:tcPr>
          <w:p w14:paraId="488060D3" w14:textId="77777777" w:rsidR="000A7AA4" w:rsidRPr="00976744" w:rsidRDefault="000A7AA4" w:rsidP="00F46DB2">
            <w:pPr>
              <w:pStyle w:val="af7"/>
              <w:spacing w:line="360" w:lineRule="auto"/>
              <w:ind w:left="0"/>
              <w:jc w:val="center"/>
              <w:rPr>
                <w:b/>
                <w:lang w:val="ru-RU"/>
              </w:rPr>
            </w:pPr>
            <w:r w:rsidRPr="00976744">
              <w:rPr>
                <w:b/>
                <w:lang w:val="ru-RU"/>
              </w:rPr>
              <w:t>Обязательно для заполнения</w:t>
            </w:r>
          </w:p>
        </w:tc>
        <w:tc>
          <w:tcPr>
            <w:tcW w:w="2011" w:type="dxa"/>
            <w:shd w:val="clear" w:color="auto" w:fill="D9D9D9" w:themeFill="background1" w:themeFillShade="D9"/>
          </w:tcPr>
          <w:p w14:paraId="000F5B0B" w14:textId="77777777" w:rsidR="000A7AA4" w:rsidRPr="00976744" w:rsidRDefault="000A7AA4" w:rsidP="00F46DB2">
            <w:pPr>
              <w:pStyle w:val="af7"/>
              <w:spacing w:line="360" w:lineRule="auto"/>
              <w:ind w:left="0"/>
              <w:jc w:val="center"/>
              <w:rPr>
                <w:b/>
                <w:lang w:val="ru-RU"/>
              </w:rPr>
            </w:pPr>
            <w:r w:rsidRPr="00976744">
              <w:rPr>
                <w:b/>
                <w:lang w:val="ru-RU"/>
              </w:rPr>
              <w:t>Доступно для редактирования</w:t>
            </w:r>
          </w:p>
        </w:tc>
        <w:tc>
          <w:tcPr>
            <w:tcW w:w="1236" w:type="dxa"/>
            <w:shd w:val="clear" w:color="auto" w:fill="D9D9D9" w:themeFill="background1" w:themeFillShade="D9"/>
          </w:tcPr>
          <w:p w14:paraId="6824670C" w14:textId="77777777" w:rsidR="000A7AA4" w:rsidRPr="00976744" w:rsidRDefault="000A7AA4" w:rsidP="00F46DB2">
            <w:pPr>
              <w:pStyle w:val="af7"/>
              <w:spacing w:line="360" w:lineRule="auto"/>
              <w:ind w:left="0"/>
              <w:jc w:val="center"/>
              <w:rPr>
                <w:b/>
                <w:lang w:val="ru-RU"/>
              </w:rPr>
            </w:pPr>
            <w:r w:rsidRPr="00976744">
              <w:rPr>
                <w:b/>
                <w:lang w:val="ru-RU"/>
              </w:rPr>
              <w:t>Группа полей</w:t>
            </w:r>
          </w:p>
        </w:tc>
      </w:tr>
      <w:tr w:rsidR="000A7AA4" w:rsidRPr="00B06A5A" w14:paraId="50031E79" w14:textId="77777777" w:rsidTr="000E5428">
        <w:tc>
          <w:tcPr>
            <w:tcW w:w="1833" w:type="dxa"/>
          </w:tcPr>
          <w:p w14:paraId="1B991A98" w14:textId="69002192" w:rsidR="000A7AA4" w:rsidRPr="00B0214B" w:rsidRDefault="00B0214B" w:rsidP="00F46DB2">
            <w:pPr>
              <w:pStyle w:val="af7"/>
              <w:spacing w:line="360" w:lineRule="auto"/>
              <w:ind w:left="0"/>
              <w:jc w:val="center"/>
              <w:rPr>
                <w:lang w:val="ru-RU"/>
              </w:rPr>
            </w:pPr>
            <w:commentRangeStart w:id="1"/>
            <w:commentRangeStart w:id="2"/>
            <w:r>
              <w:rPr>
                <w:lang w:val="ru-RU"/>
              </w:rPr>
              <w:t xml:space="preserve">Исходящий </w:t>
            </w:r>
            <w:r>
              <w:rPr>
                <w:lang w:val="en-US"/>
              </w:rPr>
              <w:t xml:space="preserve">SSCC </w:t>
            </w:r>
            <w:commentRangeEnd w:id="1"/>
            <w:r w:rsidR="00A625D0">
              <w:rPr>
                <w:rStyle w:val="af9"/>
                <w:lang w:val="en-US"/>
              </w:rPr>
              <w:commentReference w:id="1"/>
            </w:r>
            <w:commentRangeEnd w:id="2"/>
            <w:r w:rsidR="003416C1">
              <w:rPr>
                <w:rStyle w:val="af9"/>
                <w:lang w:val="en-US"/>
              </w:rPr>
              <w:commentReference w:id="2"/>
            </w:r>
          </w:p>
        </w:tc>
        <w:tc>
          <w:tcPr>
            <w:tcW w:w="1852" w:type="dxa"/>
          </w:tcPr>
          <w:p w14:paraId="5B9E0292" w14:textId="51A45B84" w:rsidR="000A7AA4" w:rsidRPr="00B0214B" w:rsidRDefault="00B0214B" w:rsidP="00F46DB2">
            <w:pPr>
              <w:pStyle w:val="af7"/>
              <w:spacing w:line="360" w:lineRule="auto"/>
              <w:ind w:left="0"/>
              <w:jc w:val="center"/>
              <w:rPr>
                <w:lang w:val="ru-RU"/>
              </w:rPr>
            </w:pPr>
            <w:r>
              <w:rPr>
                <w:lang w:val="ru-RU"/>
              </w:rPr>
              <w:t xml:space="preserve">Отгружаемый </w:t>
            </w:r>
            <w:r>
              <w:rPr>
                <w:lang w:val="en-US"/>
              </w:rPr>
              <w:t>SSCC</w:t>
            </w:r>
            <w:r w:rsidRPr="00167CB2">
              <w:rPr>
                <w:lang w:val="ru-RU"/>
                <w:rPrChange w:id="3" w:author="Konstantin Dovzhikov (KODO.RU)" w:date="2020-12-08T12:30:00Z">
                  <w:rPr/>
                </w:rPrChange>
              </w:rPr>
              <w:t>-</w:t>
            </w:r>
            <w:r>
              <w:rPr>
                <w:lang w:val="ru-RU"/>
              </w:rPr>
              <w:t>код</w:t>
            </w:r>
            <w:ins w:id="4" w:author="Konstantin Dovzhikov (KODO.RU)" w:date="2020-12-08T12:30:00Z">
              <w:r w:rsidR="00167CB2">
                <w:rPr>
                  <w:lang w:val="ru-RU"/>
                </w:rPr>
                <w:t xml:space="preserve"> 2-го уровня</w:t>
              </w:r>
            </w:ins>
          </w:p>
        </w:tc>
        <w:tc>
          <w:tcPr>
            <w:tcW w:w="1418" w:type="dxa"/>
          </w:tcPr>
          <w:p w14:paraId="57D59492" w14:textId="4B0590A6" w:rsidR="000A7AA4" w:rsidRPr="00D70968" w:rsidRDefault="00A84861" w:rsidP="00F46DB2">
            <w:pPr>
              <w:pStyle w:val="af7"/>
              <w:spacing w:line="360" w:lineRule="auto"/>
              <w:ind w:left="0"/>
              <w:jc w:val="center"/>
              <w:rPr>
                <w:lang w:val="en-US"/>
              </w:rPr>
            </w:pPr>
            <w:r>
              <w:rPr>
                <w:lang w:val="en-US"/>
              </w:rPr>
              <w:t>NVARCHAR</w:t>
            </w:r>
            <w:r w:rsidR="000E5428">
              <w:rPr>
                <w:lang w:val="ru-RU"/>
              </w:rPr>
              <w:t xml:space="preserve"> </w:t>
            </w:r>
            <w:r>
              <w:rPr>
                <w:lang w:val="en-US"/>
              </w:rPr>
              <w:t>(52)</w:t>
            </w:r>
          </w:p>
        </w:tc>
        <w:tc>
          <w:tcPr>
            <w:tcW w:w="1107" w:type="dxa"/>
          </w:tcPr>
          <w:p w14:paraId="37B196B5" w14:textId="6D6D90A8" w:rsidR="000A7AA4" w:rsidRPr="005904BB" w:rsidRDefault="00136899" w:rsidP="00F46DB2">
            <w:pPr>
              <w:pStyle w:val="af7"/>
              <w:spacing w:line="360" w:lineRule="auto"/>
              <w:ind w:left="0"/>
              <w:jc w:val="center"/>
              <w:rPr>
                <w:lang w:val="ru-RU"/>
              </w:rPr>
            </w:pPr>
            <w:r>
              <w:rPr>
                <w:lang w:val="ru-RU"/>
              </w:rPr>
              <w:t>Нет</w:t>
            </w:r>
          </w:p>
        </w:tc>
        <w:tc>
          <w:tcPr>
            <w:tcW w:w="2011" w:type="dxa"/>
          </w:tcPr>
          <w:p w14:paraId="32EF6649" w14:textId="6BA08145" w:rsidR="000A7AA4" w:rsidRDefault="002F2A01" w:rsidP="00F46DB2">
            <w:pPr>
              <w:pStyle w:val="af7"/>
              <w:spacing w:line="360" w:lineRule="auto"/>
              <w:ind w:left="0"/>
              <w:jc w:val="center"/>
              <w:rPr>
                <w:lang w:val="ru-RU"/>
              </w:rPr>
            </w:pPr>
            <w:r>
              <w:rPr>
                <w:lang w:val="ru-RU"/>
              </w:rPr>
              <w:t>Нет</w:t>
            </w:r>
          </w:p>
        </w:tc>
        <w:tc>
          <w:tcPr>
            <w:tcW w:w="1236" w:type="dxa"/>
          </w:tcPr>
          <w:p w14:paraId="2533D1C4" w14:textId="49220602" w:rsidR="000A7AA4" w:rsidRPr="005C4F27" w:rsidRDefault="00D17942" w:rsidP="00F46DB2">
            <w:pPr>
              <w:pStyle w:val="af7"/>
              <w:spacing w:line="360" w:lineRule="auto"/>
              <w:ind w:left="0"/>
              <w:jc w:val="center"/>
              <w:rPr>
                <w:lang w:val="ru-RU"/>
              </w:rPr>
            </w:pPr>
            <w:r>
              <w:rPr>
                <w:lang w:val="ru-RU"/>
              </w:rPr>
              <w:t>В табличной части</w:t>
            </w:r>
          </w:p>
        </w:tc>
      </w:tr>
      <w:tr w:rsidR="003416C1" w:rsidRPr="00167CB2" w14:paraId="3380D1F3" w14:textId="77777777" w:rsidTr="000E5428">
        <w:trPr>
          <w:ins w:id="5" w:author="Konstantin Dovzhikov (KODO.RU)" w:date="2020-12-08T12:30:00Z"/>
        </w:trPr>
        <w:tc>
          <w:tcPr>
            <w:tcW w:w="1833" w:type="dxa"/>
          </w:tcPr>
          <w:p w14:paraId="3ED57AE3" w14:textId="523D1A1D" w:rsidR="003416C1" w:rsidRDefault="003416C1" w:rsidP="003416C1">
            <w:pPr>
              <w:pStyle w:val="af7"/>
              <w:spacing w:line="360" w:lineRule="auto"/>
              <w:ind w:left="0"/>
              <w:jc w:val="center"/>
              <w:rPr>
                <w:ins w:id="6" w:author="Konstantin Dovzhikov (KODO.RU)" w:date="2020-12-08T12:30:00Z"/>
                <w:lang w:val="ru-RU"/>
              </w:rPr>
            </w:pPr>
            <w:ins w:id="7" w:author="Konstantin Dovzhikov (KODO.RU)" w:date="2020-12-08T12:30:00Z">
              <w:r>
                <w:rPr>
                  <w:lang w:val="ru-RU"/>
                </w:rPr>
                <w:t>Паллета</w:t>
              </w:r>
            </w:ins>
          </w:p>
        </w:tc>
        <w:tc>
          <w:tcPr>
            <w:tcW w:w="1852" w:type="dxa"/>
          </w:tcPr>
          <w:p w14:paraId="1ED83C98" w14:textId="551FE72B" w:rsidR="003416C1" w:rsidRPr="00D65D8A" w:rsidRDefault="003416C1" w:rsidP="003416C1">
            <w:pPr>
              <w:pStyle w:val="af7"/>
              <w:spacing w:line="360" w:lineRule="auto"/>
              <w:ind w:left="0"/>
              <w:jc w:val="center"/>
              <w:rPr>
                <w:ins w:id="8" w:author="Konstantin Dovzhikov (KODO.RU)" w:date="2020-12-08T12:30:00Z"/>
                <w:lang w:val="ru-RU"/>
              </w:rPr>
            </w:pPr>
            <w:ins w:id="9" w:author="Konstantin Dovzhikov (KODO.RU)" w:date="2020-12-08T12:30:00Z">
              <w:r>
                <w:rPr>
                  <w:lang w:val="ru-RU"/>
                </w:rPr>
                <w:t xml:space="preserve">Отгружаемый </w:t>
              </w:r>
              <w:r>
                <w:rPr>
                  <w:lang w:val="en-US"/>
                </w:rPr>
                <w:t>SSCC</w:t>
              </w:r>
              <w:r w:rsidRPr="00167CB2">
                <w:rPr>
                  <w:lang w:val="ru-RU"/>
                  <w:rPrChange w:id="10" w:author="Konstantin Dovzhikov (KODO.RU)" w:date="2020-12-08T12:30:00Z">
                    <w:rPr/>
                  </w:rPrChange>
                </w:rPr>
                <w:t>-</w:t>
              </w:r>
              <w:r>
                <w:rPr>
                  <w:lang w:val="ru-RU"/>
                </w:rPr>
                <w:t>код 4-го уровня</w:t>
              </w:r>
            </w:ins>
          </w:p>
        </w:tc>
        <w:tc>
          <w:tcPr>
            <w:tcW w:w="1418" w:type="dxa"/>
          </w:tcPr>
          <w:p w14:paraId="68995CCC" w14:textId="01F1A43D" w:rsidR="003416C1" w:rsidRPr="00167CB2" w:rsidRDefault="003416C1" w:rsidP="003416C1">
            <w:pPr>
              <w:pStyle w:val="af7"/>
              <w:spacing w:line="360" w:lineRule="auto"/>
              <w:ind w:left="0"/>
              <w:jc w:val="center"/>
              <w:rPr>
                <w:ins w:id="11" w:author="Konstantin Dovzhikov (KODO.RU)" w:date="2020-12-08T12:30:00Z"/>
                <w:lang w:val="ru-RU"/>
                <w:rPrChange w:id="12" w:author="Konstantin Dovzhikov (KODO.RU)" w:date="2020-12-08T12:30:00Z">
                  <w:rPr>
                    <w:ins w:id="13" w:author="Konstantin Dovzhikov (KODO.RU)" w:date="2020-12-08T12:30:00Z"/>
                  </w:rPr>
                </w:rPrChange>
              </w:rPr>
            </w:pPr>
            <w:ins w:id="14" w:author="Konstantin Dovzhikov (KODO.RU)" w:date="2020-12-08T12:30:00Z">
              <w:r>
                <w:rPr>
                  <w:lang w:val="en-US"/>
                </w:rPr>
                <w:t>NVARCHAR</w:t>
              </w:r>
              <w:r>
                <w:rPr>
                  <w:lang w:val="ru-RU"/>
                </w:rPr>
                <w:t xml:space="preserve"> </w:t>
              </w:r>
              <w:r>
                <w:rPr>
                  <w:lang w:val="en-US"/>
                </w:rPr>
                <w:t>(52)</w:t>
              </w:r>
            </w:ins>
          </w:p>
        </w:tc>
        <w:tc>
          <w:tcPr>
            <w:tcW w:w="1107" w:type="dxa"/>
          </w:tcPr>
          <w:p w14:paraId="5E89E62F" w14:textId="7944D874" w:rsidR="003416C1" w:rsidRDefault="003416C1" w:rsidP="003416C1">
            <w:pPr>
              <w:pStyle w:val="af7"/>
              <w:spacing w:line="360" w:lineRule="auto"/>
              <w:ind w:left="0"/>
              <w:jc w:val="center"/>
              <w:rPr>
                <w:ins w:id="15" w:author="Konstantin Dovzhikov (KODO.RU)" w:date="2020-12-08T12:30:00Z"/>
                <w:lang w:val="ru-RU"/>
              </w:rPr>
            </w:pPr>
            <w:ins w:id="16" w:author="Konstantin Dovzhikov (KODO.RU)" w:date="2020-12-08T12:30:00Z">
              <w:r>
                <w:rPr>
                  <w:lang w:val="ru-RU"/>
                </w:rPr>
                <w:t>Нет</w:t>
              </w:r>
            </w:ins>
          </w:p>
        </w:tc>
        <w:tc>
          <w:tcPr>
            <w:tcW w:w="2011" w:type="dxa"/>
          </w:tcPr>
          <w:p w14:paraId="6B507E60" w14:textId="22CAD572" w:rsidR="003416C1" w:rsidRDefault="003416C1" w:rsidP="003416C1">
            <w:pPr>
              <w:pStyle w:val="af7"/>
              <w:spacing w:line="360" w:lineRule="auto"/>
              <w:ind w:left="0"/>
              <w:jc w:val="center"/>
              <w:rPr>
                <w:ins w:id="17" w:author="Konstantin Dovzhikov (KODO.RU)" w:date="2020-12-08T12:30:00Z"/>
                <w:lang w:val="ru-RU"/>
              </w:rPr>
            </w:pPr>
            <w:ins w:id="18" w:author="Konstantin Dovzhikov (KODO.RU)" w:date="2020-12-08T12:30:00Z">
              <w:r>
                <w:rPr>
                  <w:lang w:val="ru-RU"/>
                </w:rPr>
                <w:t>Нет</w:t>
              </w:r>
            </w:ins>
          </w:p>
        </w:tc>
        <w:tc>
          <w:tcPr>
            <w:tcW w:w="1236" w:type="dxa"/>
          </w:tcPr>
          <w:p w14:paraId="0A0D18E5" w14:textId="73713F74" w:rsidR="003416C1" w:rsidRDefault="003416C1" w:rsidP="003416C1">
            <w:pPr>
              <w:pStyle w:val="af7"/>
              <w:spacing w:line="360" w:lineRule="auto"/>
              <w:ind w:left="0"/>
              <w:jc w:val="center"/>
              <w:rPr>
                <w:ins w:id="19" w:author="Konstantin Dovzhikov (KODO.RU)" w:date="2020-12-08T12:30:00Z"/>
                <w:lang w:val="ru-RU"/>
              </w:rPr>
            </w:pPr>
            <w:ins w:id="20" w:author="Konstantin Dovzhikov (KODO.RU)" w:date="2020-12-08T12:30:00Z">
              <w:r>
                <w:rPr>
                  <w:lang w:val="ru-RU"/>
                </w:rPr>
                <w:t>В табличной части</w:t>
              </w:r>
            </w:ins>
          </w:p>
        </w:tc>
      </w:tr>
    </w:tbl>
    <w:p w14:paraId="1504D1EC" w14:textId="5A9D871F" w:rsidR="007B21BE" w:rsidRDefault="00BE7444" w:rsidP="000A7AA4">
      <w:pPr>
        <w:pStyle w:val="af7"/>
        <w:numPr>
          <w:ilvl w:val="1"/>
          <w:numId w:val="23"/>
        </w:numPr>
        <w:spacing w:line="360" w:lineRule="auto"/>
        <w:jc w:val="both"/>
        <w:rPr>
          <w:lang w:val="ru-RU"/>
        </w:rPr>
      </w:pPr>
      <w:r>
        <w:rPr>
          <w:lang w:val="ru-RU"/>
        </w:rPr>
        <w:t xml:space="preserve"> </w:t>
      </w:r>
      <w:r w:rsidR="00711E5E">
        <w:rPr>
          <w:lang w:val="ru-RU"/>
        </w:rPr>
        <w:t xml:space="preserve">Переименовать существующее поле </w:t>
      </w:r>
      <w:r w:rsidR="004D0441">
        <w:rPr>
          <w:lang w:val="ru-RU"/>
        </w:rPr>
        <w:t>«</w:t>
      </w:r>
      <w:r w:rsidR="00DF5983">
        <w:rPr>
          <w:lang w:val="ru-RU"/>
        </w:rPr>
        <w:t xml:space="preserve">Код упаковки </w:t>
      </w:r>
      <w:r w:rsidR="00DF5983">
        <w:t>SSCC</w:t>
      </w:r>
      <w:r w:rsidR="004D0441">
        <w:rPr>
          <w:lang w:val="ru-RU"/>
        </w:rPr>
        <w:t>»</w:t>
      </w:r>
      <w:r w:rsidR="009975A4" w:rsidRPr="004F3437">
        <w:rPr>
          <w:lang w:val="ru-RU"/>
        </w:rPr>
        <w:t xml:space="preserve"> </w:t>
      </w:r>
      <w:r w:rsidR="009975A4">
        <w:rPr>
          <w:lang w:val="ru-RU"/>
        </w:rPr>
        <w:t xml:space="preserve">на </w:t>
      </w:r>
      <w:r w:rsidR="004F3437">
        <w:rPr>
          <w:lang w:val="ru-RU"/>
        </w:rPr>
        <w:t xml:space="preserve">«Входящий </w:t>
      </w:r>
      <w:r w:rsidR="004F3437">
        <w:t>SSCC</w:t>
      </w:r>
      <w:r w:rsidR="004F3437">
        <w:rPr>
          <w:lang w:val="ru-RU"/>
        </w:rPr>
        <w:t>»</w:t>
      </w:r>
      <w:r w:rsidR="00EF4836">
        <w:rPr>
          <w:lang w:val="ru-RU"/>
        </w:rPr>
        <w:t>, подсказка: «</w:t>
      </w:r>
      <w:r w:rsidR="009E6671">
        <w:rPr>
          <w:lang w:val="ru-RU"/>
        </w:rPr>
        <w:t xml:space="preserve">Принимаемый </w:t>
      </w:r>
      <w:r w:rsidR="009E6671">
        <w:t>SSCC</w:t>
      </w:r>
      <w:r w:rsidR="009E6671" w:rsidRPr="009E6671">
        <w:rPr>
          <w:lang w:val="ru-RU"/>
        </w:rPr>
        <w:t>-</w:t>
      </w:r>
      <w:r w:rsidR="009E6671">
        <w:rPr>
          <w:lang w:val="ru-RU"/>
        </w:rPr>
        <w:t>код</w:t>
      </w:r>
      <w:r w:rsidR="00EF4836">
        <w:rPr>
          <w:lang w:val="ru-RU"/>
        </w:rPr>
        <w:t>»</w:t>
      </w:r>
      <w:r w:rsidR="0048314F">
        <w:rPr>
          <w:lang w:val="ru-RU"/>
        </w:rPr>
        <w:t>.</w:t>
      </w:r>
    </w:p>
    <w:p w14:paraId="5C662C0D" w14:textId="03BBA8E8" w:rsidR="003C5E76" w:rsidRDefault="003C5E76" w:rsidP="003C5E76">
      <w:pPr>
        <w:pStyle w:val="af7"/>
        <w:numPr>
          <w:ilvl w:val="0"/>
          <w:numId w:val="23"/>
        </w:numPr>
        <w:spacing w:line="360" w:lineRule="auto"/>
        <w:jc w:val="both"/>
        <w:rPr>
          <w:lang w:val="ru-RU"/>
        </w:rPr>
      </w:pPr>
      <w:r>
        <w:rPr>
          <w:lang w:val="ru-RU"/>
        </w:rPr>
        <w:t>В «Параметры управления складом» (</w:t>
      </w:r>
      <w:r w:rsidRPr="003C5E76">
        <w:rPr>
          <w:i/>
          <w:iCs/>
          <w:lang w:val="ru-RU"/>
        </w:rPr>
        <w:t>Управление складом / Настройка / Управление складом</w:t>
      </w:r>
      <w:r>
        <w:rPr>
          <w:lang w:val="ru-RU"/>
        </w:rPr>
        <w:t xml:space="preserve">) </w:t>
      </w:r>
      <w:r w:rsidR="00643F6B">
        <w:rPr>
          <w:lang w:val="ru-RU"/>
        </w:rPr>
        <w:t>добавить:</w:t>
      </w:r>
    </w:p>
    <w:tbl>
      <w:tblPr>
        <w:tblStyle w:val="a6"/>
        <w:tblW w:w="0" w:type="auto"/>
        <w:tblInd w:w="279" w:type="dxa"/>
        <w:tblLayout w:type="fixed"/>
        <w:tblLook w:val="04A0" w:firstRow="1" w:lastRow="0" w:firstColumn="1" w:lastColumn="0" w:noHBand="0" w:noVBand="1"/>
      </w:tblPr>
      <w:tblGrid>
        <w:gridCol w:w="1833"/>
        <w:gridCol w:w="1852"/>
        <w:gridCol w:w="1418"/>
        <w:gridCol w:w="1107"/>
        <w:gridCol w:w="2011"/>
        <w:gridCol w:w="1236"/>
      </w:tblGrid>
      <w:tr w:rsidR="00D65FF5" w:rsidRPr="00976744" w14:paraId="3E59D029" w14:textId="77777777" w:rsidTr="00F46DB2">
        <w:trPr>
          <w:trHeight w:val="999"/>
        </w:trPr>
        <w:tc>
          <w:tcPr>
            <w:tcW w:w="1833" w:type="dxa"/>
            <w:shd w:val="clear" w:color="auto" w:fill="D9D9D9" w:themeFill="background1" w:themeFillShade="D9"/>
          </w:tcPr>
          <w:p w14:paraId="55D62527" w14:textId="77777777" w:rsidR="00D65FF5" w:rsidRPr="00976744" w:rsidRDefault="00D65FF5" w:rsidP="00F46DB2">
            <w:pPr>
              <w:pStyle w:val="af7"/>
              <w:spacing w:line="360" w:lineRule="auto"/>
              <w:ind w:left="0"/>
              <w:jc w:val="center"/>
              <w:rPr>
                <w:b/>
                <w:lang w:val="ru-RU"/>
              </w:rPr>
            </w:pPr>
            <w:r w:rsidRPr="00976744">
              <w:rPr>
                <w:b/>
                <w:lang w:val="ru-RU"/>
              </w:rPr>
              <w:t>Имя поля</w:t>
            </w:r>
          </w:p>
        </w:tc>
        <w:tc>
          <w:tcPr>
            <w:tcW w:w="1852" w:type="dxa"/>
            <w:shd w:val="clear" w:color="auto" w:fill="D9D9D9" w:themeFill="background1" w:themeFillShade="D9"/>
          </w:tcPr>
          <w:p w14:paraId="135C1F90" w14:textId="77777777" w:rsidR="00D65FF5" w:rsidRPr="00976744" w:rsidRDefault="00D65FF5" w:rsidP="00F46DB2">
            <w:pPr>
              <w:pStyle w:val="af7"/>
              <w:spacing w:line="360" w:lineRule="auto"/>
              <w:ind w:left="0"/>
              <w:jc w:val="center"/>
              <w:rPr>
                <w:b/>
                <w:lang w:val="ru-RU"/>
              </w:rPr>
            </w:pPr>
            <w:r w:rsidRPr="00976744">
              <w:rPr>
                <w:b/>
                <w:lang w:val="ru-RU"/>
              </w:rPr>
              <w:t>Подсказка</w:t>
            </w:r>
          </w:p>
        </w:tc>
        <w:tc>
          <w:tcPr>
            <w:tcW w:w="1418" w:type="dxa"/>
            <w:shd w:val="clear" w:color="auto" w:fill="D9D9D9" w:themeFill="background1" w:themeFillShade="D9"/>
          </w:tcPr>
          <w:p w14:paraId="50339B59" w14:textId="77777777" w:rsidR="00D65FF5" w:rsidRPr="00976744" w:rsidRDefault="00D65FF5" w:rsidP="00F46DB2">
            <w:pPr>
              <w:pStyle w:val="af7"/>
              <w:spacing w:line="360" w:lineRule="auto"/>
              <w:ind w:left="0"/>
              <w:jc w:val="center"/>
              <w:rPr>
                <w:b/>
                <w:lang w:val="ru-RU"/>
              </w:rPr>
            </w:pPr>
            <w:r>
              <w:rPr>
                <w:b/>
                <w:lang w:val="ru-RU"/>
              </w:rPr>
              <w:t>Тип</w:t>
            </w:r>
          </w:p>
        </w:tc>
        <w:tc>
          <w:tcPr>
            <w:tcW w:w="1107" w:type="dxa"/>
            <w:shd w:val="clear" w:color="auto" w:fill="D9D9D9" w:themeFill="background1" w:themeFillShade="D9"/>
          </w:tcPr>
          <w:p w14:paraId="66DB7C79" w14:textId="77777777" w:rsidR="00D65FF5" w:rsidRPr="00976744" w:rsidRDefault="00D65FF5" w:rsidP="00F46DB2">
            <w:pPr>
              <w:pStyle w:val="af7"/>
              <w:spacing w:line="360" w:lineRule="auto"/>
              <w:ind w:left="0"/>
              <w:jc w:val="center"/>
              <w:rPr>
                <w:b/>
                <w:lang w:val="ru-RU"/>
              </w:rPr>
            </w:pPr>
            <w:r w:rsidRPr="00976744">
              <w:rPr>
                <w:b/>
                <w:lang w:val="ru-RU"/>
              </w:rPr>
              <w:t>Обязательно для заполнения</w:t>
            </w:r>
          </w:p>
        </w:tc>
        <w:tc>
          <w:tcPr>
            <w:tcW w:w="2011" w:type="dxa"/>
            <w:shd w:val="clear" w:color="auto" w:fill="D9D9D9" w:themeFill="background1" w:themeFillShade="D9"/>
          </w:tcPr>
          <w:p w14:paraId="0D431151" w14:textId="77777777" w:rsidR="00D65FF5" w:rsidRPr="00976744" w:rsidRDefault="00D65FF5" w:rsidP="00F46DB2">
            <w:pPr>
              <w:pStyle w:val="af7"/>
              <w:spacing w:line="360" w:lineRule="auto"/>
              <w:ind w:left="0"/>
              <w:jc w:val="center"/>
              <w:rPr>
                <w:b/>
                <w:lang w:val="ru-RU"/>
              </w:rPr>
            </w:pPr>
            <w:r w:rsidRPr="00976744">
              <w:rPr>
                <w:b/>
                <w:lang w:val="ru-RU"/>
              </w:rPr>
              <w:t>Доступно для редактирования</w:t>
            </w:r>
          </w:p>
        </w:tc>
        <w:tc>
          <w:tcPr>
            <w:tcW w:w="1236" w:type="dxa"/>
            <w:shd w:val="clear" w:color="auto" w:fill="D9D9D9" w:themeFill="background1" w:themeFillShade="D9"/>
          </w:tcPr>
          <w:p w14:paraId="60FBFE5B" w14:textId="77777777" w:rsidR="00D65FF5" w:rsidRPr="00976744" w:rsidRDefault="00D65FF5" w:rsidP="00F46DB2">
            <w:pPr>
              <w:pStyle w:val="af7"/>
              <w:spacing w:line="360" w:lineRule="auto"/>
              <w:ind w:left="0"/>
              <w:jc w:val="center"/>
              <w:rPr>
                <w:b/>
                <w:lang w:val="ru-RU"/>
              </w:rPr>
            </w:pPr>
            <w:r w:rsidRPr="00976744">
              <w:rPr>
                <w:b/>
                <w:lang w:val="ru-RU"/>
              </w:rPr>
              <w:t>Группа полей</w:t>
            </w:r>
          </w:p>
        </w:tc>
      </w:tr>
      <w:tr w:rsidR="00D65FF5" w:rsidRPr="00202E36" w14:paraId="5948B3D0" w14:textId="77777777" w:rsidTr="00F46DB2">
        <w:tc>
          <w:tcPr>
            <w:tcW w:w="1833" w:type="dxa"/>
          </w:tcPr>
          <w:p w14:paraId="16938C57" w14:textId="0E92536C" w:rsidR="00D65FF5" w:rsidRPr="00D65FF5" w:rsidRDefault="00433857" w:rsidP="00F46DB2">
            <w:pPr>
              <w:pStyle w:val="af7"/>
              <w:spacing w:line="360" w:lineRule="auto"/>
              <w:ind w:left="0"/>
              <w:jc w:val="center"/>
              <w:rPr>
                <w:lang w:val="en-US"/>
              </w:rPr>
            </w:pPr>
            <w:commentRangeStart w:id="21"/>
            <w:commentRangeStart w:id="22"/>
            <w:r>
              <w:rPr>
                <w:lang w:val="ru-RU"/>
              </w:rPr>
              <w:t>Цифра расширения</w:t>
            </w:r>
            <w:commentRangeEnd w:id="21"/>
            <w:r w:rsidR="00FF3470">
              <w:rPr>
                <w:rStyle w:val="af9"/>
                <w:lang w:val="en-US"/>
              </w:rPr>
              <w:commentReference w:id="21"/>
            </w:r>
            <w:commentRangeEnd w:id="22"/>
            <w:r w:rsidR="000A3252">
              <w:rPr>
                <w:rStyle w:val="af9"/>
                <w:lang w:val="en-US"/>
              </w:rPr>
              <w:commentReference w:id="22"/>
            </w:r>
          </w:p>
        </w:tc>
        <w:tc>
          <w:tcPr>
            <w:tcW w:w="1852" w:type="dxa"/>
          </w:tcPr>
          <w:p w14:paraId="357B981C" w14:textId="7653487C" w:rsidR="00D65FF5" w:rsidRPr="00285A72" w:rsidRDefault="004A2AEE" w:rsidP="0092487A">
            <w:pPr>
              <w:pStyle w:val="af7"/>
              <w:spacing w:line="360" w:lineRule="auto"/>
              <w:ind w:left="0"/>
              <w:rPr>
                <w:lang w:val="ru-RU"/>
              </w:rPr>
            </w:pPr>
            <w:r>
              <w:rPr>
                <w:lang w:val="ru-RU"/>
              </w:rPr>
              <w:t>Ци</w:t>
            </w:r>
            <w:r w:rsidR="006E05AD">
              <w:rPr>
                <w:lang w:val="ru-RU"/>
              </w:rPr>
              <w:t xml:space="preserve">фра расширения </w:t>
            </w:r>
            <w:r w:rsidR="007E213E">
              <w:rPr>
                <w:lang w:val="ru-RU"/>
              </w:rPr>
              <w:t xml:space="preserve">для создания </w:t>
            </w:r>
            <w:r w:rsidR="006E05AD">
              <w:rPr>
                <w:lang w:val="en-US"/>
              </w:rPr>
              <w:t>SSCC</w:t>
            </w:r>
            <w:r w:rsidR="00285A72">
              <w:rPr>
                <w:lang w:val="ru-RU"/>
              </w:rPr>
              <w:t>-кода</w:t>
            </w:r>
          </w:p>
        </w:tc>
        <w:tc>
          <w:tcPr>
            <w:tcW w:w="1418" w:type="dxa"/>
          </w:tcPr>
          <w:p w14:paraId="61872DFB" w14:textId="57949A84" w:rsidR="00D65FF5" w:rsidRPr="00D70968" w:rsidRDefault="00A41EBC" w:rsidP="00F46DB2">
            <w:pPr>
              <w:pStyle w:val="af7"/>
              <w:spacing w:line="360" w:lineRule="auto"/>
              <w:ind w:left="0"/>
              <w:jc w:val="center"/>
              <w:rPr>
                <w:lang w:val="en-US"/>
              </w:rPr>
            </w:pPr>
            <w:r>
              <w:rPr>
                <w:lang w:val="en-US"/>
              </w:rPr>
              <w:t>Int</w:t>
            </w:r>
          </w:p>
        </w:tc>
        <w:tc>
          <w:tcPr>
            <w:tcW w:w="1107" w:type="dxa"/>
          </w:tcPr>
          <w:p w14:paraId="19FBDEC9" w14:textId="4025A164" w:rsidR="00D65FF5" w:rsidRPr="00DB231D" w:rsidRDefault="00355C82" w:rsidP="00F46DB2">
            <w:pPr>
              <w:pStyle w:val="af7"/>
              <w:spacing w:line="360" w:lineRule="auto"/>
              <w:ind w:left="0"/>
              <w:jc w:val="center"/>
              <w:rPr>
                <w:lang w:val="ru-RU"/>
              </w:rPr>
            </w:pPr>
            <w:r>
              <w:rPr>
                <w:lang w:val="ru-RU"/>
              </w:rPr>
              <w:t>Нет</w:t>
            </w:r>
          </w:p>
        </w:tc>
        <w:tc>
          <w:tcPr>
            <w:tcW w:w="2011" w:type="dxa"/>
          </w:tcPr>
          <w:p w14:paraId="6E9E8E5F" w14:textId="42400176" w:rsidR="00D65FF5" w:rsidRDefault="00DD1061" w:rsidP="00F46DB2">
            <w:pPr>
              <w:pStyle w:val="af7"/>
              <w:spacing w:line="360" w:lineRule="auto"/>
              <w:ind w:left="0"/>
              <w:jc w:val="center"/>
              <w:rPr>
                <w:lang w:val="ru-RU"/>
              </w:rPr>
            </w:pPr>
            <w:r>
              <w:rPr>
                <w:lang w:val="ru-RU"/>
              </w:rPr>
              <w:t>Да</w:t>
            </w:r>
          </w:p>
        </w:tc>
        <w:tc>
          <w:tcPr>
            <w:tcW w:w="1236" w:type="dxa"/>
          </w:tcPr>
          <w:p w14:paraId="53C8CC0B" w14:textId="563A4E9A" w:rsidR="00D65FF5" w:rsidRPr="005C4F27" w:rsidRDefault="007320D5" w:rsidP="00F46DB2">
            <w:pPr>
              <w:pStyle w:val="af7"/>
              <w:spacing w:line="360" w:lineRule="auto"/>
              <w:ind w:left="0"/>
              <w:jc w:val="center"/>
              <w:rPr>
                <w:lang w:val="ru-RU"/>
              </w:rPr>
            </w:pPr>
            <w:r>
              <w:rPr>
                <w:lang w:val="ru-RU"/>
              </w:rPr>
              <w:t xml:space="preserve">На </w:t>
            </w:r>
            <w:r w:rsidR="001A1B05">
              <w:rPr>
                <w:lang w:val="ru-RU"/>
              </w:rPr>
              <w:t>новой вкладке «</w:t>
            </w:r>
            <w:r w:rsidR="001A1B05">
              <w:rPr>
                <w:lang w:val="en-US"/>
              </w:rPr>
              <w:t>SSCC</w:t>
            </w:r>
            <w:r w:rsidR="00CC00D7">
              <w:rPr>
                <w:lang w:val="ru-RU"/>
              </w:rPr>
              <w:t>-упаковки</w:t>
            </w:r>
            <w:r w:rsidR="001A1B05">
              <w:rPr>
                <w:lang w:val="ru-RU"/>
              </w:rPr>
              <w:t>»</w:t>
            </w:r>
            <w:r w:rsidR="000A1D60">
              <w:rPr>
                <w:lang w:val="ru-RU"/>
              </w:rPr>
              <w:t>, группа полей «</w:t>
            </w:r>
            <w:r w:rsidR="00802F86">
              <w:rPr>
                <w:lang w:val="ru-RU"/>
              </w:rPr>
              <w:t>Параметры</w:t>
            </w:r>
            <w:r w:rsidR="00CB44D0">
              <w:rPr>
                <w:lang w:val="ru-RU"/>
              </w:rPr>
              <w:t xml:space="preserve"> создания кодов</w:t>
            </w:r>
            <w:r w:rsidR="000A1D60">
              <w:rPr>
                <w:lang w:val="ru-RU"/>
              </w:rPr>
              <w:t>»</w:t>
            </w:r>
          </w:p>
        </w:tc>
      </w:tr>
      <w:tr w:rsidR="00CF16C9" w:rsidRPr="00202E36" w14:paraId="1B4D1587" w14:textId="77777777" w:rsidTr="00F46DB2">
        <w:tc>
          <w:tcPr>
            <w:tcW w:w="1833" w:type="dxa"/>
          </w:tcPr>
          <w:p w14:paraId="3477C556" w14:textId="599888A2" w:rsidR="00CF16C9" w:rsidRPr="00452987" w:rsidRDefault="00CF16C9" w:rsidP="00CF16C9">
            <w:pPr>
              <w:pStyle w:val="af7"/>
              <w:spacing w:line="360" w:lineRule="auto"/>
              <w:ind w:left="0"/>
              <w:jc w:val="center"/>
              <w:rPr>
                <w:lang w:val="en-US"/>
              </w:rPr>
            </w:pPr>
            <w:r>
              <w:rPr>
                <w:lang w:val="ru-RU"/>
              </w:rPr>
              <w:lastRenderedPageBreak/>
              <w:t xml:space="preserve">Префикс компании </w:t>
            </w:r>
            <w:r>
              <w:rPr>
                <w:lang w:val="en-US"/>
              </w:rPr>
              <w:t>GS1</w:t>
            </w:r>
          </w:p>
        </w:tc>
        <w:tc>
          <w:tcPr>
            <w:tcW w:w="1852" w:type="dxa"/>
          </w:tcPr>
          <w:p w14:paraId="71DA3C9F" w14:textId="0ADC7AA5" w:rsidR="00CF16C9" w:rsidRDefault="00CF16C9" w:rsidP="00CF16C9">
            <w:pPr>
              <w:pStyle w:val="af7"/>
              <w:spacing w:line="360" w:lineRule="auto"/>
              <w:ind w:left="0"/>
              <w:rPr>
                <w:lang w:val="ru-RU"/>
              </w:rPr>
            </w:pPr>
            <w:r>
              <w:rPr>
                <w:lang w:val="ru-RU"/>
              </w:rPr>
              <w:t xml:space="preserve">Префикс компании </w:t>
            </w:r>
            <w:r>
              <w:rPr>
                <w:lang w:val="en-US"/>
              </w:rPr>
              <w:t>GS1</w:t>
            </w:r>
          </w:p>
        </w:tc>
        <w:tc>
          <w:tcPr>
            <w:tcW w:w="1418" w:type="dxa"/>
          </w:tcPr>
          <w:p w14:paraId="5C548B6F" w14:textId="1B5E67FD" w:rsidR="00CF16C9" w:rsidRPr="00A83BBF" w:rsidRDefault="00CF16C9" w:rsidP="00CF16C9">
            <w:pPr>
              <w:pStyle w:val="af7"/>
              <w:spacing w:line="360" w:lineRule="auto"/>
              <w:ind w:left="0"/>
              <w:jc w:val="center"/>
              <w:rPr>
                <w:lang w:val="en-US"/>
              </w:rPr>
            </w:pPr>
            <w:r>
              <w:rPr>
                <w:lang w:val="en-US"/>
              </w:rPr>
              <w:t>Int</w:t>
            </w:r>
          </w:p>
        </w:tc>
        <w:tc>
          <w:tcPr>
            <w:tcW w:w="1107" w:type="dxa"/>
          </w:tcPr>
          <w:p w14:paraId="3275FBEA" w14:textId="4B7918E4" w:rsidR="00CF16C9" w:rsidRDefault="00CF16C9" w:rsidP="00CF16C9">
            <w:pPr>
              <w:pStyle w:val="af7"/>
              <w:spacing w:line="360" w:lineRule="auto"/>
              <w:ind w:left="0"/>
              <w:jc w:val="center"/>
              <w:rPr>
                <w:lang w:val="ru-RU"/>
              </w:rPr>
            </w:pPr>
            <w:r>
              <w:rPr>
                <w:lang w:val="ru-RU"/>
              </w:rPr>
              <w:t>Нет</w:t>
            </w:r>
          </w:p>
        </w:tc>
        <w:tc>
          <w:tcPr>
            <w:tcW w:w="2011" w:type="dxa"/>
          </w:tcPr>
          <w:p w14:paraId="734E0AA2" w14:textId="05400D93" w:rsidR="00CF16C9" w:rsidRDefault="00CF16C9" w:rsidP="00CF16C9">
            <w:pPr>
              <w:pStyle w:val="af7"/>
              <w:spacing w:line="360" w:lineRule="auto"/>
              <w:ind w:left="0"/>
              <w:jc w:val="center"/>
              <w:rPr>
                <w:lang w:val="ru-RU"/>
              </w:rPr>
            </w:pPr>
            <w:r>
              <w:rPr>
                <w:lang w:val="ru-RU"/>
              </w:rPr>
              <w:t>Да</w:t>
            </w:r>
          </w:p>
        </w:tc>
        <w:tc>
          <w:tcPr>
            <w:tcW w:w="1236" w:type="dxa"/>
          </w:tcPr>
          <w:p w14:paraId="13FAE5C3" w14:textId="36AE33E0" w:rsidR="00CF16C9" w:rsidRDefault="00CF16C9" w:rsidP="00CF16C9">
            <w:pPr>
              <w:pStyle w:val="af7"/>
              <w:spacing w:line="360" w:lineRule="auto"/>
              <w:ind w:left="0"/>
              <w:jc w:val="center"/>
              <w:rPr>
                <w:lang w:val="ru-RU"/>
              </w:rPr>
            </w:pPr>
            <w:r>
              <w:rPr>
                <w:lang w:val="ru-RU"/>
              </w:rPr>
              <w:t>На новой вкладке «</w:t>
            </w:r>
            <w:r>
              <w:rPr>
                <w:lang w:val="en-US"/>
              </w:rPr>
              <w:t>SSCC</w:t>
            </w:r>
            <w:r>
              <w:rPr>
                <w:lang w:val="ru-RU"/>
              </w:rPr>
              <w:t>-упаковки», группа полей «</w:t>
            </w:r>
            <w:r w:rsidR="007072CF">
              <w:rPr>
                <w:lang w:val="ru-RU"/>
              </w:rPr>
              <w:t xml:space="preserve">Параметры </w:t>
            </w:r>
            <w:r>
              <w:rPr>
                <w:lang w:val="ru-RU"/>
              </w:rPr>
              <w:t>создания кодов»</w:t>
            </w:r>
          </w:p>
        </w:tc>
      </w:tr>
    </w:tbl>
    <w:p w14:paraId="57AE0219" w14:textId="77777777" w:rsidR="00766619" w:rsidRDefault="00766619" w:rsidP="00766619">
      <w:pPr>
        <w:rPr>
          <w:lang w:val="ru-RU"/>
        </w:rPr>
      </w:pPr>
    </w:p>
    <w:p w14:paraId="446ADA70" w14:textId="67B4A4AA" w:rsidR="00090328" w:rsidRDefault="00835575" w:rsidP="00835575">
      <w:pPr>
        <w:pStyle w:val="af7"/>
        <w:numPr>
          <w:ilvl w:val="0"/>
          <w:numId w:val="23"/>
        </w:numPr>
        <w:rPr>
          <w:lang w:val="ru-RU"/>
        </w:rPr>
      </w:pPr>
      <w:r>
        <w:rPr>
          <w:lang w:val="ru-RU"/>
        </w:rPr>
        <w:t>На форму «</w:t>
      </w:r>
      <w:r w:rsidR="00090328">
        <w:rPr>
          <w:lang w:val="ru-RU"/>
        </w:rPr>
        <w:t>Закрытие грузоместа</w:t>
      </w:r>
      <w:r>
        <w:rPr>
          <w:lang w:val="ru-RU"/>
        </w:rPr>
        <w:t>»</w:t>
      </w:r>
      <w:r w:rsidR="00090328">
        <w:rPr>
          <w:lang w:val="ru-RU"/>
        </w:rPr>
        <w:t>, котор</w:t>
      </w:r>
      <w:r w:rsidR="00E467AB">
        <w:rPr>
          <w:lang w:val="ru-RU"/>
        </w:rPr>
        <w:t xml:space="preserve">ую можно открыть </w:t>
      </w:r>
      <w:r w:rsidR="009B3139">
        <w:rPr>
          <w:lang w:val="ru-RU"/>
        </w:rPr>
        <w:t>из формы «Завершение маршрута комплектации»</w:t>
      </w:r>
      <w:r w:rsidR="0000377D">
        <w:rPr>
          <w:lang w:val="ru-RU"/>
        </w:rPr>
        <w:t xml:space="preserve"> </w:t>
      </w:r>
      <w:r w:rsidR="0000377D" w:rsidRPr="00336C4E">
        <w:rPr>
          <w:lang w:val="ru-RU"/>
        </w:rPr>
        <w:t>[</w:t>
      </w:r>
      <w:proofErr w:type="spellStart"/>
      <w:r w:rsidR="00336C4E" w:rsidRPr="004D2F5F">
        <w:rPr>
          <w:i/>
          <w:lang w:val="ru-RU"/>
        </w:rPr>
        <w:t>WMSPickingLinePick</w:t>
      </w:r>
      <w:proofErr w:type="spellEnd"/>
      <w:r w:rsidR="0000377D" w:rsidRPr="00336C4E">
        <w:rPr>
          <w:lang w:val="ru-RU"/>
        </w:rPr>
        <w:t>]</w:t>
      </w:r>
      <w:r w:rsidR="00800906" w:rsidRPr="00E83CDD">
        <w:rPr>
          <w:lang w:val="ru-RU"/>
        </w:rPr>
        <w:t>:</w:t>
      </w:r>
    </w:p>
    <w:p w14:paraId="181DF4B6" w14:textId="20358C42" w:rsidR="00CD0C29" w:rsidRDefault="00CD0C29" w:rsidP="00840395">
      <w:pPr>
        <w:pStyle w:val="af7"/>
        <w:numPr>
          <w:ilvl w:val="0"/>
          <w:numId w:val="41"/>
        </w:numPr>
        <w:rPr>
          <w:lang w:val="ru-RU"/>
        </w:rPr>
      </w:pPr>
      <w:r>
        <w:rPr>
          <w:lang w:val="ru-RU"/>
        </w:rPr>
        <w:t>Добавить кнопку «Пропустить сканирование»: ото</w:t>
      </w:r>
      <w:r w:rsidR="0046433A">
        <w:rPr>
          <w:lang w:val="ru-RU"/>
        </w:rPr>
        <w:t>б</w:t>
      </w:r>
      <w:r>
        <w:rPr>
          <w:lang w:val="ru-RU"/>
        </w:rPr>
        <w:t>ражать кнопку только в случаях, которые описаны в алгоритмах;</w:t>
      </w:r>
    </w:p>
    <w:p w14:paraId="63747BFE" w14:textId="77777777" w:rsidR="00CF173C" w:rsidRDefault="00090328" w:rsidP="00835575">
      <w:pPr>
        <w:pStyle w:val="af7"/>
        <w:numPr>
          <w:ilvl w:val="0"/>
          <w:numId w:val="23"/>
        </w:numPr>
        <w:rPr>
          <w:lang w:val="ru-RU"/>
        </w:rPr>
      </w:pPr>
      <w:r>
        <w:rPr>
          <w:lang w:val="ru-RU"/>
        </w:rPr>
        <w:t>На форму «Привязка короба к ШК грузоместа», которая открывается из задания на упаковку, после нажатия на кнопку «Завершить»</w:t>
      </w:r>
      <w:r w:rsidR="00CF173C">
        <w:rPr>
          <w:lang w:val="ru-RU"/>
        </w:rPr>
        <w:t>:</w:t>
      </w:r>
    </w:p>
    <w:p w14:paraId="2950EC06" w14:textId="16BEB14D" w:rsidR="00C336A7" w:rsidRPr="00835575" w:rsidRDefault="00CF173C" w:rsidP="00840395">
      <w:pPr>
        <w:pStyle w:val="af7"/>
        <w:numPr>
          <w:ilvl w:val="0"/>
          <w:numId w:val="41"/>
        </w:numPr>
        <w:rPr>
          <w:lang w:val="ru-RU"/>
        </w:rPr>
      </w:pPr>
      <w:r>
        <w:rPr>
          <w:lang w:val="ru-RU"/>
        </w:rPr>
        <w:t>Добавить кнопку «</w:t>
      </w:r>
      <w:r w:rsidR="0032556E">
        <w:rPr>
          <w:lang w:val="ru-RU"/>
        </w:rPr>
        <w:t>Пропустить сканирование</w:t>
      </w:r>
      <w:r>
        <w:rPr>
          <w:lang w:val="ru-RU"/>
        </w:rPr>
        <w:t>»</w:t>
      </w:r>
      <w:r w:rsidR="00691F08">
        <w:rPr>
          <w:lang w:val="ru-RU"/>
        </w:rPr>
        <w:t xml:space="preserve">: </w:t>
      </w:r>
      <w:r w:rsidR="00635084">
        <w:rPr>
          <w:lang w:val="ru-RU"/>
        </w:rPr>
        <w:t>ото</w:t>
      </w:r>
      <w:r w:rsidR="0046433A">
        <w:rPr>
          <w:lang w:val="ru-RU"/>
        </w:rPr>
        <w:t>б</w:t>
      </w:r>
      <w:r w:rsidR="00635084">
        <w:rPr>
          <w:lang w:val="ru-RU"/>
        </w:rPr>
        <w:t>ражать кнопку только в случаях, которые описаны в алгоритмах;</w:t>
      </w:r>
      <w:r w:rsidR="007B21BE" w:rsidRPr="00835575">
        <w:rPr>
          <w:lang w:val="ru-RU"/>
        </w:rPr>
        <w:br w:type="page"/>
      </w:r>
    </w:p>
    <w:p w14:paraId="03445CB2" w14:textId="43C9A1BD" w:rsidR="00AE318E" w:rsidRDefault="003C3A5D" w:rsidP="00D6683D">
      <w:pPr>
        <w:pStyle w:val="2"/>
        <w:numPr>
          <w:ilvl w:val="0"/>
          <w:numId w:val="33"/>
        </w:numPr>
        <w:spacing w:line="360" w:lineRule="auto"/>
        <w:rPr>
          <w:lang w:val="ru-RU"/>
        </w:rPr>
      </w:pPr>
      <w:r>
        <w:rPr>
          <w:lang w:val="ru-RU"/>
        </w:rPr>
        <w:lastRenderedPageBreak/>
        <w:t>Изменение модели данных</w:t>
      </w:r>
    </w:p>
    <w:p w14:paraId="2133A859" w14:textId="40431416" w:rsidR="003A0D73" w:rsidRPr="00B06A5A" w:rsidRDefault="00ED4504" w:rsidP="00B06A5A">
      <w:pPr>
        <w:spacing w:line="360" w:lineRule="auto"/>
        <w:rPr>
          <w:lang w:val="ru-RU"/>
        </w:rPr>
      </w:pPr>
      <w:r>
        <w:rPr>
          <w:lang w:val="ru-RU"/>
        </w:rPr>
        <w:t>1. Привести в соответствие с изменениями интерфейса пользователя</w:t>
      </w:r>
      <w:r w:rsidR="00E90D52">
        <w:rPr>
          <w:lang w:val="ru-RU"/>
        </w:rPr>
        <w:t>.</w:t>
      </w:r>
      <w:r w:rsidR="00C81E7F" w:rsidRPr="00B06A5A">
        <w:rPr>
          <w:lang w:val="ru-RU"/>
        </w:rPr>
        <w:br w:type="page"/>
      </w:r>
    </w:p>
    <w:p w14:paraId="0843AAB4" w14:textId="5846E1A2" w:rsidR="00B770F5" w:rsidRDefault="00320E18" w:rsidP="00D6683D">
      <w:pPr>
        <w:pStyle w:val="2"/>
        <w:numPr>
          <w:ilvl w:val="0"/>
          <w:numId w:val="33"/>
        </w:numPr>
        <w:spacing w:line="360" w:lineRule="auto"/>
        <w:rPr>
          <w:lang w:val="ru-RU"/>
        </w:rPr>
      </w:pPr>
      <w:r>
        <w:rPr>
          <w:lang w:val="ru-RU"/>
        </w:rPr>
        <w:lastRenderedPageBreak/>
        <w:t>Алгоритмы</w:t>
      </w:r>
    </w:p>
    <w:p w14:paraId="25754F9A" w14:textId="77777777" w:rsidR="00F038C6" w:rsidRPr="00271DEE" w:rsidRDefault="00A87BD2" w:rsidP="00C00854">
      <w:pPr>
        <w:pStyle w:val="af7"/>
        <w:numPr>
          <w:ilvl w:val="0"/>
          <w:numId w:val="12"/>
        </w:numPr>
        <w:spacing w:line="360" w:lineRule="auto"/>
        <w:rPr>
          <w:lang w:val="ru-RU"/>
        </w:rPr>
      </w:pPr>
      <w:r w:rsidRPr="00271DEE">
        <w:rPr>
          <w:lang w:val="ru-RU"/>
        </w:rPr>
        <w:t>Реализовать новую периодическую операцию «</w:t>
      </w:r>
      <w:commentRangeStart w:id="23"/>
      <w:commentRangeStart w:id="24"/>
      <w:r w:rsidRPr="00271DEE">
        <w:rPr>
          <w:lang w:val="ru-RU"/>
        </w:rPr>
        <w:t xml:space="preserve">Печать </w:t>
      </w:r>
      <w:r w:rsidRPr="00271DEE">
        <w:t>SSCC</w:t>
      </w:r>
      <w:r w:rsidRPr="00271DEE">
        <w:rPr>
          <w:lang w:val="ru-RU"/>
        </w:rPr>
        <w:t>-кодов</w:t>
      </w:r>
      <w:commentRangeEnd w:id="23"/>
      <w:r w:rsidR="0092523D">
        <w:rPr>
          <w:rStyle w:val="af9"/>
        </w:rPr>
        <w:commentReference w:id="23"/>
      </w:r>
      <w:commentRangeEnd w:id="24"/>
      <w:r w:rsidR="006F1045">
        <w:rPr>
          <w:rStyle w:val="af9"/>
        </w:rPr>
        <w:commentReference w:id="24"/>
      </w:r>
      <w:r w:rsidRPr="00271DEE">
        <w:rPr>
          <w:lang w:val="ru-RU"/>
        </w:rPr>
        <w:t>»</w:t>
      </w:r>
      <w:r w:rsidR="0048314F" w:rsidRPr="00271DEE">
        <w:rPr>
          <w:lang w:val="ru-RU"/>
        </w:rPr>
        <w:t xml:space="preserve">. Диалоговое окно периодической операции должно отрываться из </w:t>
      </w:r>
      <w:r w:rsidR="0048314F" w:rsidRPr="00271DEE">
        <w:rPr>
          <w:i/>
          <w:iCs/>
          <w:lang w:val="ru-RU"/>
        </w:rPr>
        <w:t>Управление запасами / Периодические операции /</w:t>
      </w:r>
      <w:r w:rsidR="00F26EA5" w:rsidRPr="00271DEE">
        <w:rPr>
          <w:i/>
          <w:iCs/>
          <w:lang w:val="ru-RU"/>
        </w:rPr>
        <w:t xml:space="preserve"> Управление складом</w:t>
      </w:r>
      <w:r w:rsidR="00F6137E" w:rsidRPr="00271DEE">
        <w:rPr>
          <w:i/>
          <w:iCs/>
          <w:lang w:val="ru-RU"/>
        </w:rPr>
        <w:t>:</w:t>
      </w:r>
    </w:p>
    <w:p w14:paraId="374BC18C" w14:textId="0DC24887" w:rsidR="00F30942" w:rsidRDefault="00F038C6" w:rsidP="00F038C6">
      <w:pPr>
        <w:pStyle w:val="af7"/>
        <w:numPr>
          <w:ilvl w:val="1"/>
          <w:numId w:val="12"/>
        </w:numPr>
        <w:spacing w:line="360" w:lineRule="auto"/>
        <w:rPr>
          <w:lang w:val="ru-RU"/>
        </w:rPr>
      </w:pPr>
      <w:r w:rsidRPr="00271DEE">
        <w:rPr>
          <w:lang w:val="ru-RU"/>
        </w:rPr>
        <w:t>В диалоговое окно добавить поле «</w:t>
      </w:r>
      <w:r w:rsidR="00190D1D" w:rsidRPr="00271DEE">
        <w:rPr>
          <w:lang w:val="ru-RU"/>
        </w:rPr>
        <w:t>Количество</w:t>
      </w:r>
      <w:r w:rsidRPr="00271DEE">
        <w:rPr>
          <w:lang w:val="ru-RU"/>
        </w:rPr>
        <w:t>»</w:t>
      </w:r>
      <w:r w:rsidR="00FF5931" w:rsidRPr="00271DEE">
        <w:rPr>
          <w:lang w:val="ru-RU"/>
        </w:rPr>
        <w:t xml:space="preserve"> с возможностью ввода целых неотрицательных чисел &gt; 0</w:t>
      </w:r>
      <w:r w:rsidR="00271DEE">
        <w:rPr>
          <w:lang w:val="ru-RU"/>
        </w:rPr>
        <w:t>;</w:t>
      </w:r>
    </w:p>
    <w:p w14:paraId="6D88FF8E" w14:textId="311793C1" w:rsidR="009A1E2C" w:rsidRDefault="009A1E2C" w:rsidP="00F038C6">
      <w:pPr>
        <w:pStyle w:val="af7"/>
        <w:numPr>
          <w:ilvl w:val="1"/>
          <w:numId w:val="12"/>
        </w:numPr>
        <w:spacing w:line="360" w:lineRule="auto"/>
        <w:rPr>
          <w:lang w:val="ru-RU"/>
        </w:rPr>
      </w:pPr>
      <w:r>
        <w:rPr>
          <w:lang w:val="ru-RU"/>
        </w:rPr>
        <w:t xml:space="preserve">После </w:t>
      </w:r>
      <w:r w:rsidR="00811893">
        <w:rPr>
          <w:lang w:val="ru-RU"/>
        </w:rPr>
        <w:t>запуска периодической операции:</w:t>
      </w:r>
    </w:p>
    <w:p w14:paraId="71651E9C" w14:textId="44C5A648" w:rsidR="007C3B8B" w:rsidRDefault="007C3B8B" w:rsidP="00AB3D5A">
      <w:pPr>
        <w:pStyle w:val="af7"/>
        <w:numPr>
          <w:ilvl w:val="2"/>
          <w:numId w:val="12"/>
        </w:numPr>
        <w:spacing w:line="360" w:lineRule="auto"/>
        <w:rPr>
          <w:lang w:val="ru-RU"/>
        </w:rPr>
      </w:pPr>
      <w:r>
        <w:rPr>
          <w:lang w:val="ru-RU"/>
        </w:rPr>
        <w:t>Используя алгоритмы</w:t>
      </w:r>
      <w:r w:rsidR="00107F1E">
        <w:rPr>
          <w:lang w:val="ru-RU"/>
        </w:rPr>
        <w:t xml:space="preserve"> генерации </w:t>
      </w:r>
      <w:r w:rsidR="00107F1E">
        <w:t>SSCC</w:t>
      </w:r>
      <w:r w:rsidR="00107F1E">
        <w:rPr>
          <w:lang w:val="ru-RU"/>
        </w:rPr>
        <w:t xml:space="preserve">-кодов, описанных в </w:t>
      </w:r>
      <w:r w:rsidR="00107F1E" w:rsidRPr="008A3472">
        <w:rPr>
          <w:i/>
          <w:iCs/>
          <w:lang w:val="ru-RU"/>
        </w:rPr>
        <w:t>п. 2</w:t>
      </w:r>
      <w:r w:rsidR="00107F1E">
        <w:rPr>
          <w:lang w:val="ru-RU"/>
        </w:rPr>
        <w:t xml:space="preserve">, </w:t>
      </w:r>
      <w:r w:rsidR="00A65B56">
        <w:rPr>
          <w:lang w:val="ru-RU"/>
        </w:rPr>
        <w:t>сформировать и напечатать</w:t>
      </w:r>
      <w:r w:rsidR="00EC6CB0">
        <w:rPr>
          <w:lang w:val="ru-RU"/>
        </w:rPr>
        <w:t xml:space="preserve"> (используя стандартные алгоритмы)</w:t>
      </w:r>
      <w:r w:rsidR="00A65B56">
        <w:rPr>
          <w:lang w:val="ru-RU"/>
        </w:rPr>
        <w:t xml:space="preserve"> </w:t>
      </w:r>
      <w:r w:rsidR="00CD2B91">
        <w:t>SSCC</w:t>
      </w:r>
      <w:r w:rsidR="00CD2B91" w:rsidRPr="00CD2B91">
        <w:rPr>
          <w:lang w:val="ru-RU"/>
        </w:rPr>
        <w:t>-</w:t>
      </w:r>
      <w:r w:rsidR="00CD2B91">
        <w:rPr>
          <w:lang w:val="ru-RU"/>
        </w:rPr>
        <w:t xml:space="preserve">коды </w:t>
      </w:r>
      <w:r w:rsidR="00C63B77">
        <w:rPr>
          <w:lang w:val="ru-RU"/>
        </w:rPr>
        <w:t xml:space="preserve">в количестве = </w:t>
      </w:r>
      <w:r w:rsidR="000C7CF0">
        <w:rPr>
          <w:lang w:val="ru-RU"/>
        </w:rPr>
        <w:t>указанному</w:t>
      </w:r>
      <w:r w:rsidR="00445621">
        <w:rPr>
          <w:lang w:val="ru-RU"/>
        </w:rPr>
        <w:t xml:space="preserve"> значению в диалоговом окне;</w:t>
      </w:r>
    </w:p>
    <w:p w14:paraId="1EF42967" w14:textId="0C8A6EEE" w:rsidR="004969D7" w:rsidRPr="00C92CC0" w:rsidRDefault="00EE29C4" w:rsidP="00AB3D5A">
      <w:pPr>
        <w:pStyle w:val="af7"/>
        <w:numPr>
          <w:ilvl w:val="2"/>
          <w:numId w:val="12"/>
        </w:numPr>
        <w:spacing w:line="360" w:lineRule="auto"/>
        <w:rPr>
          <w:i/>
          <w:iCs/>
          <w:lang w:val="ru-RU"/>
          <w:rPrChange w:id="25" w:author="Konstantin Dovzhikov (KODO.RU)" w:date="2020-12-08T15:53:00Z">
            <w:rPr>
              <w:lang w:val="ru-RU"/>
            </w:rPr>
          </w:rPrChange>
        </w:rPr>
      </w:pPr>
      <w:commentRangeStart w:id="26"/>
      <w:commentRangeStart w:id="27"/>
      <w:r w:rsidRPr="00C92CC0">
        <w:rPr>
          <w:i/>
          <w:iCs/>
          <w:lang w:val="ru-RU"/>
          <w:rPrChange w:id="28" w:author="Konstantin Dovzhikov (KODO.RU)" w:date="2020-12-08T15:53:00Z">
            <w:rPr>
              <w:lang w:val="ru-RU"/>
            </w:rPr>
          </w:rPrChange>
        </w:rPr>
        <w:t>Печатная форма для</w:t>
      </w:r>
      <w:ins w:id="29" w:author="Konstantin Dovzhikov (KODO.RU)" w:date="2020-12-08T15:53:00Z">
        <w:r w:rsidR="0089676C" w:rsidRPr="00C92CC0">
          <w:rPr>
            <w:i/>
            <w:iCs/>
            <w:lang w:val="ru-RU"/>
            <w:rPrChange w:id="30" w:author="Konstantin Dovzhikov (KODO.RU)" w:date="2020-12-08T15:53:00Z">
              <w:rPr>
                <w:lang w:val="ru-RU"/>
              </w:rPr>
            </w:rPrChange>
          </w:rPr>
          <w:t xml:space="preserve"> </w:t>
        </w:r>
        <w:proofErr w:type="spellStart"/>
        <w:r w:rsidR="0089676C" w:rsidRPr="00C92CC0">
          <w:rPr>
            <w:i/>
            <w:iCs/>
            <w:lang w:val="ru-RU"/>
            <w:rPrChange w:id="31" w:author="Konstantin Dovzhikov (KODO.RU)" w:date="2020-12-08T15:53:00Z">
              <w:rPr>
                <w:lang w:val="ru-RU"/>
              </w:rPr>
            </w:rPrChange>
          </w:rPr>
          <w:t>паллетного</w:t>
        </w:r>
        <w:proofErr w:type="spellEnd"/>
        <w:r w:rsidR="0089676C" w:rsidRPr="00C92CC0">
          <w:rPr>
            <w:i/>
            <w:iCs/>
            <w:lang w:val="ru-RU"/>
            <w:rPrChange w:id="32" w:author="Konstantin Dovzhikov (KODO.RU)" w:date="2020-12-08T15:53:00Z">
              <w:rPr>
                <w:lang w:val="ru-RU"/>
              </w:rPr>
            </w:rPrChange>
          </w:rPr>
          <w:t xml:space="preserve"> ярлыка</w:t>
        </w:r>
      </w:ins>
      <w:r w:rsidRPr="00C92CC0">
        <w:rPr>
          <w:i/>
          <w:iCs/>
          <w:lang w:val="ru-RU"/>
          <w:rPrChange w:id="33" w:author="Konstantin Dovzhikov (KODO.RU)" w:date="2020-12-08T15:53:00Z">
            <w:rPr>
              <w:lang w:val="ru-RU"/>
            </w:rPr>
          </w:rPrChange>
        </w:rPr>
        <w:t xml:space="preserve"> </w:t>
      </w:r>
      <w:r w:rsidRPr="00C92CC0">
        <w:rPr>
          <w:i/>
          <w:iCs/>
          <w:rPrChange w:id="34" w:author="Konstantin Dovzhikov (KODO.RU)" w:date="2020-12-08T15:53:00Z">
            <w:rPr/>
          </w:rPrChange>
        </w:rPr>
        <w:t>SSCC</w:t>
      </w:r>
      <w:ins w:id="35" w:author="Konstantin Dovzhikov (KODO.RU)" w:date="2020-12-08T15:53:00Z">
        <w:r w:rsidR="00F6657B" w:rsidRPr="00C92CC0">
          <w:rPr>
            <w:i/>
            <w:iCs/>
            <w:lang w:val="ru-RU"/>
            <w:rPrChange w:id="36" w:author="Konstantin Dovzhikov (KODO.RU)" w:date="2020-12-08T15:53:00Z">
              <w:rPr>
                <w:lang w:val="ru-RU"/>
              </w:rPr>
            </w:rPrChange>
          </w:rPr>
          <w:t xml:space="preserve"> 4-го уровня</w:t>
        </w:r>
      </w:ins>
      <w:ins w:id="37" w:author="Konstantin Dovzhikov (KODO.RU)" w:date="2020-12-08T15:54:00Z">
        <w:r w:rsidR="007108BF">
          <w:rPr>
            <w:i/>
            <w:iCs/>
            <w:lang w:val="ru-RU"/>
          </w:rPr>
          <w:t xml:space="preserve"> (Нов</w:t>
        </w:r>
      </w:ins>
      <w:ins w:id="38" w:author="Konstantin Dovzhikov (KODO.RU)" w:date="2020-12-08T15:55:00Z">
        <w:r w:rsidR="007108BF">
          <w:rPr>
            <w:i/>
            <w:iCs/>
            <w:lang w:val="ru-RU"/>
          </w:rPr>
          <w:t xml:space="preserve">ый отчет </w:t>
        </w:r>
        <w:r w:rsidR="007108BF">
          <w:rPr>
            <w:i/>
            <w:iCs/>
          </w:rPr>
          <w:t>LFL</w:t>
        </w:r>
        <w:r w:rsidR="007108BF" w:rsidRPr="007108BF">
          <w:rPr>
            <w:i/>
            <w:iCs/>
            <w:lang w:val="ru-RU"/>
            <w:rPrChange w:id="39" w:author="Konstantin Dovzhikov (KODO.RU)" w:date="2020-12-08T15:55:00Z">
              <w:rPr>
                <w:i/>
                <w:iCs/>
              </w:rPr>
            </w:rPrChange>
          </w:rPr>
          <w:t>_</w:t>
        </w:r>
        <w:proofErr w:type="spellStart"/>
        <w:r w:rsidR="007108BF">
          <w:rPr>
            <w:i/>
            <w:iCs/>
          </w:rPr>
          <w:t>PrintSSCCto</w:t>
        </w:r>
        <w:r w:rsidR="00A64FB5">
          <w:rPr>
            <w:i/>
            <w:iCs/>
          </w:rPr>
          <w:t>Tare</w:t>
        </w:r>
      </w:ins>
      <w:proofErr w:type="spellEnd"/>
      <w:ins w:id="40" w:author="Konstantin Dovzhikov (KODO.RU)" w:date="2020-12-08T15:54:00Z">
        <w:r w:rsidR="007108BF">
          <w:rPr>
            <w:i/>
            <w:iCs/>
            <w:lang w:val="ru-RU"/>
          </w:rPr>
          <w:t>)</w:t>
        </w:r>
      </w:ins>
      <w:r w:rsidRPr="00C92CC0">
        <w:rPr>
          <w:i/>
          <w:iCs/>
          <w:lang w:val="ru-RU"/>
          <w:rPrChange w:id="41" w:author="Konstantin Dovzhikov (KODO.RU)" w:date="2020-12-08T15:53:00Z">
            <w:rPr/>
          </w:rPrChange>
        </w:rPr>
        <w:t>:</w:t>
      </w:r>
      <w:commentRangeEnd w:id="26"/>
      <w:r w:rsidR="00950A05">
        <w:rPr>
          <w:rStyle w:val="af9"/>
        </w:rPr>
        <w:commentReference w:id="26"/>
      </w:r>
      <w:commentRangeEnd w:id="27"/>
      <w:r w:rsidR="00DA68F4">
        <w:rPr>
          <w:rStyle w:val="af9"/>
        </w:rPr>
        <w:commentReference w:id="27"/>
      </w:r>
    </w:p>
    <w:p w14:paraId="7354355D" w14:textId="43F4AFEC" w:rsidR="00EE29C4" w:rsidRDefault="00EE29C4" w:rsidP="00AB3D5A">
      <w:pPr>
        <w:pStyle w:val="af7"/>
        <w:numPr>
          <w:ilvl w:val="3"/>
          <w:numId w:val="12"/>
        </w:numPr>
        <w:spacing w:line="360" w:lineRule="auto"/>
        <w:rPr>
          <w:lang w:val="ru-RU"/>
        </w:rPr>
      </w:pPr>
      <w:r>
        <w:rPr>
          <w:lang w:val="ru-RU"/>
        </w:rPr>
        <w:t>Размер формы: 10</w:t>
      </w:r>
      <w:r>
        <w:t xml:space="preserve">x15 </w:t>
      </w:r>
      <w:r>
        <w:rPr>
          <w:lang w:val="ru-RU"/>
        </w:rPr>
        <w:t>см;</w:t>
      </w:r>
    </w:p>
    <w:p w14:paraId="1D0DC34F" w14:textId="1A5D22E2" w:rsidR="0045671B" w:rsidRDefault="0079311D" w:rsidP="00AB3D5A">
      <w:pPr>
        <w:pStyle w:val="af7"/>
        <w:numPr>
          <w:ilvl w:val="3"/>
          <w:numId w:val="12"/>
        </w:numPr>
        <w:spacing w:line="360" w:lineRule="auto"/>
        <w:rPr>
          <w:lang w:val="ru-RU"/>
        </w:rPr>
      </w:pPr>
      <w:r>
        <w:rPr>
          <w:lang w:val="ru-RU"/>
        </w:rPr>
        <w:t>Ориентация – «ландшафт» (горизонтальная);</w:t>
      </w:r>
    </w:p>
    <w:p w14:paraId="020FF266" w14:textId="357241FB" w:rsidR="009B0F71" w:rsidRDefault="008A5A3E" w:rsidP="00AB3D5A">
      <w:pPr>
        <w:pStyle w:val="af7"/>
        <w:numPr>
          <w:ilvl w:val="3"/>
          <w:numId w:val="12"/>
        </w:numPr>
        <w:spacing w:line="360" w:lineRule="auto"/>
        <w:rPr>
          <w:lang w:val="ru-RU"/>
        </w:rPr>
      </w:pPr>
      <w:r>
        <w:rPr>
          <w:lang w:val="ru-RU"/>
        </w:rPr>
        <w:t>Отображаемые д</w:t>
      </w:r>
      <w:r w:rsidR="009B0F71">
        <w:rPr>
          <w:lang w:val="ru-RU"/>
        </w:rPr>
        <w:t>анные:</w:t>
      </w:r>
    </w:p>
    <w:p w14:paraId="00FB1D0F" w14:textId="566DEF71" w:rsidR="002134FA" w:rsidRDefault="002134FA" w:rsidP="00AB3D5A">
      <w:pPr>
        <w:pStyle w:val="af7"/>
        <w:numPr>
          <w:ilvl w:val="4"/>
          <w:numId w:val="12"/>
        </w:numPr>
        <w:spacing w:line="360" w:lineRule="auto"/>
        <w:rPr>
          <w:lang w:val="ru-RU"/>
        </w:rPr>
      </w:pPr>
      <w:r>
        <w:rPr>
          <w:lang w:val="ru-RU"/>
        </w:rPr>
        <w:t xml:space="preserve">ШК в формате </w:t>
      </w:r>
      <w:r w:rsidRPr="00E4210F">
        <w:rPr>
          <w:i/>
          <w:iCs/>
        </w:rPr>
        <w:t>Code</w:t>
      </w:r>
      <w:r w:rsidRPr="00E4210F">
        <w:rPr>
          <w:i/>
          <w:iCs/>
          <w:lang w:val="ru-RU"/>
        </w:rPr>
        <w:t>128</w:t>
      </w:r>
      <w:r w:rsidR="00680F8B" w:rsidRPr="00680F8B">
        <w:rPr>
          <w:lang w:val="ru-RU"/>
        </w:rPr>
        <w:t>, 20</w:t>
      </w:r>
      <w:r w:rsidR="00B76E0C">
        <w:rPr>
          <w:lang w:val="ru-RU"/>
        </w:rPr>
        <w:t>-ти с</w:t>
      </w:r>
      <w:r w:rsidR="00680F8B">
        <w:rPr>
          <w:lang w:val="ru-RU"/>
        </w:rPr>
        <w:t xml:space="preserve">имвольный код </w:t>
      </w:r>
      <w:r w:rsidR="00680F8B">
        <w:t>SSCC</w:t>
      </w:r>
      <w:r w:rsidR="00A23A18">
        <w:rPr>
          <w:lang w:val="ru-RU"/>
        </w:rPr>
        <w:t xml:space="preserve"> (система генерирует</w:t>
      </w:r>
      <w:r w:rsidR="00B1349E">
        <w:rPr>
          <w:lang w:val="ru-RU"/>
        </w:rPr>
        <w:t xml:space="preserve"> коды, состоящие из 18 знаков</w:t>
      </w:r>
      <w:r w:rsidR="00A23A18">
        <w:rPr>
          <w:lang w:val="ru-RU"/>
        </w:rPr>
        <w:t>, в начало строки добавлять «00»)</w:t>
      </w:r>
      <w:r w:rsidR="00A0604C">
        <w:rPr>
          <w:lang w:val="ru-RU"/>
        </w:rPr>
        <w:t>;</w:t>
      </w:r>
    </w:p>
    <w:p w14:paraId="29C457C4" w14:textId="458BDA1C" w:rsidR="00D56E32" w:rsidRDefault="00D56E32" w:rsidP="00AB3D5A">
      <w:pPr>
        <w:pStyle w:val="af7"/>
        <w:numPr>
          <w:ilvl w:val="4"/>
          <w:numId w:val="12"/>
        </w:numPr>
        <w:spacing w:line="360" w:lineRule="auto"/>
        <w:rPr>
          <w:lang w:val="ru-RU"/>
        </w:rPr>
      </w:pPr>
      <w:r>
        <w:rPr>
          <w:lang w:val="ru-RU"/>
        </w:rPr>
        <w:t>Расшифровка кода;</w:t>
      </w:r>
    </w:p>
    <w:p w14:paraId="213B3698" w14:textId="1D414164" w:rsidR="00B54A0E" w:rsidRDefault="00B54A0E" w:rsidP="00AB3D5A">
      <w:pPr>
        <w:pStyle w:val="af7"/>
        <w:numPr>
          <w:ilvl w:val="3"/>
          <w:numId w:val="12"/>
        </w:numPr>
        <w:spacing w:line="360" w:lineRule="auto"/>
        <w:rPr>
          <w:ins w:id="42" w:author="Konstantin Dovzhikov (KODO.RU)" w:date="2020-12-08T15:54:00Z"/>
          <w:lang w:val="ru-RU"/>
        </w:rPr>
      </w:pPr>
      <w:r>
        <w:rPr>
          <w:lang w:val="ru-RU"/>
        </w:rPr>
        <w:t>Формируемый ШК должен занимать не более 90</w:t>
      </w:r>
      <w:r w:rsidRPr="00B54A0E">
        <w:rPr>
          <w:lang w:val="ru-RU"/>
        </w:rPr>
        <w:t xml:space="preserve">% </w:t>
      </w:r>
      <w:r>
        <w:rPr>
          <w:lang w:val="ru-RU"/>
        </w:rPr>
        <w:t>ширины печатной формы;</w:t>
      </w:r>
    </w:p>
    <w:p w14:paraId="3897BC87" w14:textId="6A6C31F5" w:rsidR="00C92CC0" w:rsidRPr="00E71EBC" w:rsidRDefault="00C92CC0" w:rsidP="00C92CC0">
      <w:pPr>
        <w:pStyle w:val="af7"/>
        <w:numPr>
          <w:ilvl w:val="2"/>
          <w:numId w:val="12"/>
        </w:numPr>
        <w:spacing w:line="360" w:lineRule="auto"/>
        <w:rPr>
          <w:ins w:id="43" w:author="Konstantin Dovzhikov (KODO.RU)" w:date="2020-12-08T15:54:00Z"/>
          <w:i/>
          <w:iCs/>
          <w:lang w:val="ru-RU"/>
        </w:rPr>
      </w:pPr>
      <w:ins w:id="44" w:author="Konstantin Dovzhikov (KODO.RU)" w:date="2020-12-08T15:54:00Z">
        <w:r w:rsidRPr="00E71EBC">
          <w:rPr>
            <w:i/>
            <w:iCs/>
            <w:lang w:val="ru-RU"/>
          </w:rPr>
          <w:t xml:space="preserve">Печатная форма для </w:t>
        </w:r>
        <w:r>
          <w:rPr>
            <w:i/>
            <w:iCs/>
            <w:lang w:val="ru-RU"/>
          </w:rPr>
          <w:t>коробочного</w:t>
        </w:r>
        <w:r w:rsidRPr="00E71EBC">
          <w:rPr>
            <w:i/>
            <w:iCs/>
            <w:lang w:val="ru-RU"/>
          </w:rPr>
          <w:t xml:space="preserve"> ярлыка </w:t>
        </w:r>
        <w:r w:rsidRPr="00E71EBC">
          <w:rPr>
            <w:i/>
            <w:iCs/>
          </w:rPr>
          <w:t>SSCC</w:t>
        </w:r>
        <w:r w:rsidRPr="00E71EBC">
          <w:rPr>
            <w:i/>
            <w:iCs/>
            <w:lang w:val="ru-RU"/>
          </w:rPr>
          <w:t xml:space="preserve"> </w:t>
        </w:r>
        <w:r w:rsidR="00E31D37">
          <w:rPr>
            <w:i/>
            <w:iCs/>
            <w:lang w:val="ru-RU"/>
          </w:rPr>
          <w:t>2</w:t>
        </w:r>
        <w:r w:rsidRPr="00E71EBC">
          <w:rPr>
            <w:i/>
            <w:iCs/>
            <w:lang w:val="ru-RU"/>
          </w:rPr>
          <w:t>-го уровня</w:t>
        </w:r>
      </w:ins>
      <w:ins w:id="45" w:author="Konstantin Dovzhikov (KODO.RU)" w:date="2020-12-08T15:55:00Z">
        <w:r w:rsidR="007108BF" w:rsidRPr="007108BF">
          <w:rPr>
            <w:i/>
            <w:iCs/>
            <w:lang w:val="ru-RU"/>
            <w:rPrChange w:id="46" w:author="Konstantin Dovzhikov (KODO.RU)" w:date="2020-12-08T15:55:00Z">
              <w:rPr>
                <w:i/>
                <w:iCs/>
              </w:rPr>
            </w:rPrChange>
          </w:rPr>
          <w:t xml:space="preserve"> (</w:t>
        </w:r>
        <w:r w:rsidR="007108BF">
          <w:rPr>
            <w:i/>
            <w:iCs/>
          </w:rPr>
          <w:t>LFL</w:t>
        </w:r>
        <w:r w:rsidR="007108BF" w:rsidRPr="007108BF">
          <w:rPr>
            <w:i/>
            <w:iCs/>
            <w:lang w:val="ru-RU"/>
            <w:rPrChange w:id="47" w:author="Konstantin Dovzhikov (KODO.RU)" w:date="2020-12-08T15:55:00Z">
              <w:rPr>
                <w:i/>
                <w:iCs/>
              </w:rPr>
            </w:rPrChange>
          </w:rPr>
          <w:t>_</w:t>
        </w:r>
        <w:proofErr w:type="spellStart"/>
        <w:r w:rsidR="007108BF">
          <w:rPr>
            <w:i/>
            <w:iCs/>
          </w:rPr>
          <w:t>PrintSSCCto</w:t>
        </w:r>
        <w:r w:rsidR="00A64FB5">
          <w:rPr>
            <w:i/>
            <w:iCs/>
          </w:rPr>
          <w:t>CargoPackage</w:t>
        </w:r>
        <w:proofErr w:type="spellEnd"/>
        <w:r w:rsidR="007108BF" w:rsidRPr="007108BF">
          <w:rPr>
            <w:i/>
            <w:iCs/>
            <w:lang w:val="ru-RU"/>
            <w:rPrChange w:id="48" w:author="Konstantin Dovzhikov (KODO.RU)" w:date="2020-12-08T15:55:00Z">
              <w:rPr>
                <w:i/>
                <w:iCs/>
              </w:rPr>
            </w:rPrChange>
          </w:rPr>
          <w:t>)</w:t>
        </w:r>
      </w:ins>
      <w:ins w:id="49" w:author="Konstantin Dovzhikov (KODO.RU)" w:date="2020-12-08T15:54:00Z">
        <w:r w:rsidRPr="00E71EBC">
          <w:rPr>
            <w:i/>
            <w:iCs/>
            <w:lang w:val="ru-RU"/>
          </w:rPr>
          <w:t>:</w:t>
        </w:r>
      </w:ins>
    </w:p>
    <w:p w14:paraId="30286621" w14:textId="77777777" w:rsidR="00C92CC0" w:rsidRDefault="00C92CC0" w:rsidP="00C92CC0">
      <w:pPr>
        <w:pStyle w:val="af7"/>
        <w:numPr>
          <w:ilvl w:val="3"/>
          <w:numId w:val="12"/>
        </w:numPr>
        <w:spacing w:line="360" w:lineRule="auto"/>
        <w:rPr>
          <w:ins w:id="50" w:author="Konstantin Dovzhikov (KODO.RU)" w:date="2020-12-08T15:54:00Z"/>
          <w:lang w:val="ru-RU"/>
        </w:rPr>
      </w:pPr>
      <w:ins w:id="51" w:author="Konstantin Dovzhikov (KODO.RU)" w:date="2020-12-08T15:54:00Z">
        <w:r>
          <w:rPr>
            <w:lang w:val="ru-RU"/>
          </w:rPr>
          <w:t>Размер формы: 10</w:t>
        </w:r>
        <w:r>
          <w:t xml:space="preserve">x15 </w:t>
        </w:r>
        <w:r>
          <w:rPr>
            <w:lang w:val="ru-RU"/>
          </w:rPr>
          <w:t>см;</w:t>
        </w:r>
      </w:ins>
    </w:p>
    <w:p w14:paraId="18E2C6B9" w14:textId="77777777" w:rsidR="00C92CC0" w:rsidRDefault="00C92CC0" w:rsidP="00C92CC0">
      <w:pPr>
        <w:pStyle w:val="af7"/>
        <w:numPr>
          <w:ilvl w:val="3"/>
          <w:numId w:val="12"/>
        </w:numPr>
        <w:spacing w:line="360" w:lineRule="auto"/>
        <w:rPr>
          <w:ins w:id="52" w:author="Konstantin Dovzhikov (KODO.RU)" w:date="2020-12-08T15:54:00Z"/>
          <w:lang w:val="ru-RU"/>
        </w:rPr>
      </w:pPr>
      <w:ins w:id="53" w:author="Konstantin Dovzhikov (KODO.RU)" w:date="2020-12-08T15:54:00Z">
        <w:r>
          <w:rPr>
            <w:lang w:val="ru-RU"/>
          </w:rPr>
          <w:t>Ориентация – «ландшафт» (горизонтальная);</w:t>
        </w:r>
      </w:ins>
    </w:p>
    <w:p w14:paraId="4EEE6CAA" w14:textId="77777777" w:rsidR="00C92CC0" w:rsidRDefault="00C92CC0" w:rsidP="00C92CC0">
      <w:pPr>
        <w:pStyle w:val="af7"/>
        <w:numPr>
          <w:ilvl w:val="3"/>
          <w:numId w:val="12"/>
        </w:numPr>
        <w:spacing w:line="360" w:lineRule="auto"/>
        <w:rPr>
          <w:ins w:id="54" w:author="Konstantin Dovzhikov (KODO.RU)" w:date="2020-12-08T15:54:00Z"/>
          <w:lang w:val="ru-RU"/>
        </w:rPr>
      </w:pPr>
      <w:ins w:id="55" w:author="Konstantin Dovzhikov (KODO.RU)" w:date="2020-12-08T15:54:00Z">
        <w:r>
          <w:rPr>
            <w:lang w:val="ru-RU"/>
          </w:rPr>
          <w:t>Отображаемые данные:</w:t>
        </w:r>
      </w:ins>
    </w:p>
    <w:p w14:paraId="2BCB9E36" w14:textId="77777777" w:rsidR="00C92CC0" w:rsidRDefault="00C92CC0" w:rsidP="00C92CC0">
      <w:pPr>
        <w:pStyle w:val="af7"/>
        <w:numPr>
          <w:ilvl w:val="4"/>
          <w:numId w:val="12"/>
        </w:numPr>
        <w:spacing w:line="360" w:lineRule="auto"/>
        <w:rPr>
          <w:ins w:id="56" w:author="Konstantin Dovzhikov (KODO.RU)" w:date="2020-12-08T15:54:00Z"/>
          <w:lang w:val="ru-RU"/>
        </w:rPr>
      </w:pPr>
      <w:ins w:id="57" w:author="Konstantin Dovzhikov (KODO.RU)" w:date="2020-12-08T15:54:00Z">
        <w:r>
          <w:rPr>
            <w:lang w:val="ru-RU"/>
          </w:rPr>
          <w:t xml:space="preserve">ШК в формате </w:t>
        </w:r>
        <w:r w:rsidRPr="00E4210F">
          <w:rPr>
            <w:i/>
            <w:iCs/>
          </w:rPr>
          <w:t>Code</w:t>
        </w:r>
        <w:r w:rsidRPr="00E4210F">
          <w:rPr>
            <w:i/>
            <w:iCs/>
            <w:lang w:val="ru-RU"/>
          </w:rPr>
          <w:t>128</w:t>
        </w:r>
        <w:r w:rsidRPr="00680F8B">
          <w:rPr>
            <w:lang w:val="ru-RU"/>
          </w:rPr>
          <w:t>, 20</w:t>
        </w:r>
        <w:r>
          <w:rPr>
            <w:lang w:val="ru-RU"/>
          </w:rPr>
          <w:t xml:space="preserve">-ти символьный код </w:t>
        </w:r>
        <w:r>
          <w:t>SSCC</w:t>
        </w:r>
        <w:r>
          <w:rPr>
            <w:lang w:val="ru-RU"/>
          </w:rPr>
          <w:t xml:space="preserve"> (система генерирует коды, состоящие из 18 знаков, в начало строки добавлять «00»);</w:t>
        </w:r>
      </w:ins>
    </w:p>
    <w:p w14:paraId="3D813909" w14:textId="77777777" w:rsidR="00C92CC0" w:rsidRDefault="00C92CC0" w:rsidP="00C92CC0">
      <w:pPr>
        <w:pStyle w:val="af7"/>
        <w:numPr>
          <w:ilvl w:val="4"/>
          <w:numId w:val="12"/>
        </w:numPr>
        <w:spacing w:line="360" w:lineRule="auto"/>
        <w:rPr>
          <w:ins w:id="58" w:author="Konstantin Dovzhikov (KODO.RU)" w:date="2020-12-08T15:54:00Z"/>
          <w:lang w:val="ru-RU"/>
        </w:rPr>
      </w:pPr>
      <w:ins w:id="59" w:author="Konstantin Dovzhikov (KODO.RU)" w:date="2020-12-08T15:54:00Z">
        <w:r>
          <w:rPr>
            <w:lang w:val="ru-RU"/>
          </w:rPr>
          <w:t>Расшифровка кода;</w:t>
        </w:r>
      </w:ins>
    </w:p>
    <w:p w14:paraId="6B76689A" w14:textId="3923CD93" w:rsidR="00C92CC0" w:rsidRPr="007E2558" w:rsidRDefault="00C92CC0">
      <w:pPr>
        <w:pStyle w:val="af7"/>
        <w:numPr>
          <w:ilvl w:val="3"/>
          <w:numId w:val="12"/>
        </w:numPr>
        <w:spacing w:line="360" w:lineRule="auto"/>
        <w:rPr>
          <w:lang w:val="ru-RU"/>
        </w:rPr>
      </w:pPr>
      <w:ins w:id="60" w:author="Konstantin Dovzhikov (KODO.RU)" w:date="2020-12-08T15:54:00Z">
        <w:r>
          <w:rPr>
            <w:lang w:val="ru-RU"/>
          </w:rPr>
          <w:lastRenderedPageBreak/>
          <w:t>Формируемый ШК должен занимать не более 90</w:t>
        </w:r>
        <w:r w:rsidRPr="00B54A0E">
          <w:rPr>
            <w:lang w:val="ru-RU"/>
          </w:rPr>
          <w:t xml:space="preserve">% </w:t>
        </w:r>
        <w:r>
          <w:rPr>
            <w:lang w:val="ru-RU"/>
          </w:rPr>
          <w:t>ширины печатной формы;</w:t>
        </w:r>
      </w:ins>
    </w:p>
    <w:p w14:paraId="66247D74" w14:textId="52A98594" w:rsidR="00D434B4" w:rsidRDefault="00B90C8A" w:rsidP="00D434B4">
      <w:pPr>
        <w:pStyle w:val="af7"/>
        <w:numPr>
          <w:ilvl w:val="0"/>
          <w:numId w:val="12"/>
        </w:numPr>
        <w:spacing w:line="360" w:lineRule="auto"/>
        <w:rPr>
          <w:lang w:val="ru-RU"/>
        </w:rPr>
      </w:pPr>
      <w:r w:rsidRPr="00D434B4">
        <w:rPr>
          <w:lang w:val="ru-RU"/>
        </w:rPr>
        <w:t>А</w:t>
      </w:r>
      <w:r w:rsidR="00F30942" w:rsidRPr="00D434B4">
        <w:rPr>
          <w:lang w:val="ru-RU"/>
        </w:rPr>
        <w:t xml:space="preserve">лгоритм генерации </w:t>
      </w:r>
      <w:r w:rsidR="00A717EA" w:rsidRPr="00D434B4">
        <w:t>SSCC</w:t>
      </w:r>
      <w:r w:rsidR="00A717EA" w:rsidRPr="00D434B4">
        <w:rPr>
          <w:lang w:val="ru-RU"/>
        </w:rPr>
        <w:t>-кодов:</w:t>
      </w:r>
    </w:p>
    <w:p w14:paraId="4C7665F1" w14:textId="0DFFEC45" w:rsidR="00D434B4" w:rsidRDefault="00CD31A1" w:rsidP="008C5954">
      <w:pPr>
        <w:pStyle w:val="af7"/>
        <w:numPr>
          <w:ilvl w:val="1"/>
          <w:numId w:val="12"/>
        </w:numPr>
        <w:spacing w:line="360" w:lineRule="auto"/>
        <w:rPr>
          <w:lang w:val="ru-RU"/>
        </w:rPr>
      </w:pPr>
      <w:r>
        <w:rPr>
          <w:lang w:val="ru-RU"/>
        </w:rPr>
        <w:t>Для генерации кода определить значение</w:t>
      </w:r>
      <w:r w:rsidR="008C5954">
        <w:rPr>
          <w:lang w:val="ru-RU"/>
        </w:rPr>
        <w:t xml:space="preserve"> полей: «</w:t>
      </w:r>
      <w:r w:rsidR="005328EB">
        <w:rPr>
          <w:lang w:val="ru-RU"/>
        </w:rPr>
        <w:t>Цифра расширения</w:t>
      </w:r>
      <w:r w:rsidR="008C5954">
        <w:rPr>
          <w:lang w:val="ru-RU"/>
        </w:rPr>
        <w:t>»</w:t>
      </w:r>
      <w:r w:rsidR="005328EB">
        <w:rPr>
          <w:lang w:val="ru-RU"/>
        </w:rPr>
        <w:t xml:space="preserve"> (Управление запасами / Настройка / Управление складом / Параметры управления складом), «</w:t>
      </w:r>
      <w:r w:rsidR="002F68EA">
        <w:rPr>
          <w:lang w:val="ru-RU"/>
        </w:rPr>
        <w:t xml:space="preserve">Префикс компании </w:t>
      </w:r>
      <w:r w:rsidR="002F68EA">
        <w:t>GS</w:t>
      </w:r>
      <w:r w:rsidR="002F68EA" w:rsidRPr="002F68EA">
        <w:rPr>
          <w:lang w:val="ru-RU"/>
        </w:rPr>
        <w:t>1</w:t>
      </w:r>
      <w:r w:rsidR="005328EB">
        <w:rPr>
          <w:lang w:val="ru-RU"/>
        </w:rPr>
        <w:t>»</w:t>
      </w:r>
      <w:r w:rsidR="002F68EA" w:rsidRPr="002F68EA">
        <w:rPr>
          <w:lang w:val="ru-RU"/>
        </w:rPr>
        <w:t xml:space="preserve"> </w:t>
      </w:r>
      <w:r w:rsidR="002F68EA" w:rsidRPr="00B61042">
        <w:rPr>
          <w:lang w:val="ru-RU"/>
        </w:rPr>
        <w:t>(</w:t>
      </w:r>
      <w:r w:rsidR="00B61042">
        <w:rPr>
          <w:lang w:val="ru-RU"/>
        </w:rPr>
        <w:t>Управление запасами / Настройка / Управление складом / Параметры управления складом</w:t>
      </w:r>
      <w:r w:rsidR="002F68EA" w:rsidRPr="00B61042">
        <w:rPr>
          <w:lang w:val="ru-RU"/>
        </w:rPr>
        <w:t>)</w:t>
      </w:r>
      <w:r w:rsidR="006A3542">
        <w:rPr>
          <w:lang w:val="ru-RU"/>
        </w:rPr>
        <w:t>:</w:t>
      </w:r>
    </w:p>
    <w:p w14:paraId="2E17D694" w14:textId="4C3D4E18" w:rsidR="006A3542" w:rsidRPr="008C5954" w:rsidRDefault="006A3542" w:rsidP="006A3542">
      <w:pPr>
        <w:pStyle w:val="af7"/>
        <w:numPr>
          <w:ilvl w:val="2"/>
          <w:numId w:val="12"/>
        </w:numPr>
        <w:spacing w:line="360" w:lineRule="auto"/>
        <w:rPr>
          <w:lang w:val="ru-RU"/>
        </w:rPr>
      </w:pPr>
      <w:r>
        <w:rPr>
          <w:lang w:val="ru-RU"/>
        </w:rPr>
        <w:t>Если поле «Цифра расширения»</w:t>
      </w:r>
      <w:r w:rsidR="005853BF">
        <w:rPr>
          <w:lang w:val="ru-RU"/>
        </w:rPr>
        <w:t xml:space="preserve"> или «</w:t>
      </w:r>
      <w:r w:rsidR="00FB51A2">
        <w:rPr>
          <w:lang w:val="ru-RU"/>
        </w:rPr>
        <w:t xml:space="preserve">«Префикс компании </w:t>
      </w:r>
      <w:r w:rsidR="00FB51A2">
        <w:t>GS</w:t>
      </w:r>
      <w:r w:rsidR="00FB51A2" w:rsidRPr="002F68EA">
        <w:rPr>
          <w:lang w:val="ru-RU"/>
        </w:rPr>
        <w:t>1</w:t>
      </w:r>
      <w:r w:rsidR="005853BF">
        <w:rPr>
          <w:lang w:val="ru-RU"/>
        </w:rPr>
        <w:t>»</w:t>
      </w:r>
      <w:r w:rsidR="00FB51A2">
        <w:rPr>
          <w:lang w:val="ru-RU"/>
        </w:rPr>
        <w:t xml:space="preserve"> = пусто, вывести ошибку о том, что поле не заполнено, далее не переходить;</w:t>
      </w:r>
    </w:p>
    <w:p w14:paraId="4CA6C499" w14:textId="1B10A66B" w:rsidR="00B90811" w:rsidRPr="00895857" w:rsidRDefault="00316B8C" w:rsidP="00895857">
      <w:pPr>
        <w:pStyle w:val="af7"/>
        <w:numPr>
          <w:ilvl w:val="1"/>
          <w:numId w:val="12"/>
        </w:numPr>
        <w:spacing w:line="360" w:lineRule="auto"/>
        <w:rPr>
          <w:lang w:val="ru-RU"/>
        </w:rPr>
      </w:pPr>
      <w:r>
        <w:rPr>
          <w:lang w:val="ru-RU"/>
        </w:rPr>
        <w:t>Из номерной серии «</w:t>
      </w:r>
      <w:r w:rsidR="00AA66A6">
        <w:t>SSCC</w:t>
      </w:r>
      <w:r w:rsidR="00AA66A6" w:rsidRPr="00017670">
        <w:rPr>
          <w:lang w:val="ru-RU"/>
        </w:rPr>
        <w:t>-</w:t>
      </w:r>
      <w:r w:rsidR="00AA66A6">
        <w:rPr>
          <w:lang w:val="ru-RU"/>
        </w:rPr>
        <w:t>код</w:t>
      </w:r>
      <w:r>
        <w:rPr>
          <w:lang w:val="ru-RU"/>
        </w:rPr>
        <w:t>»</w:t>
      </w:r>
      <w:r w:rsidR="00017670">
        <w:rPr>
          <w:lang w:val="ru-RU"/>
        </w:rPr>
        <w:t xml:space="preserve"> сформировать уникальный номер по </w:t>
      </w:r>
      <w:r w:rsidR="00625B43">
        <w:rPr>
          <w:lang w:val="ru-RU"/>
        </w:rPr>
        <w:t>существующим алгоритмам (</w:t>
      </w:r>
      <w:r w:rsidR="007D17A5">
        <w:rPr>
          <w:lang w:val="ru-RU"/>
        </w:rPr>
        <w:t xml:space="preserve">Выполнить поиск строки в Управление запасами / Настройка / Управление складом / Параметры управления складом на вкладке «Номерные серии» </w:t>
      </w:r>
      <w:proofErr w:type="gramStart"/>
      <w:r w:rsidR="007D17A5">
        <w:rPr>
          <w:lang w:val="ru-RU"/>
        </w:rPr>
        <w:t>с</w:t>
      </w:r>
      <w:proofErr w:type="gramEnd"/>
      <w:r w:rsidR="007D17A5">
        <w:rPr>
          <w:lang w:val="ru-RU"/>
        </w:rPr>
        <w:t xml:space="preserve"> </w:t>
      </w:r>
      <w:r w:rsidR="006B28A6">
        <w:rPr>
          <w:lang w:val="ru-RU"/>
        </w:rPr>
        <w:t>«</w:t>
      </w:r>
      <w:r w:rsidR="000C076E">
        <w:rPr>
          <w:lang w:val="ru-RU"/>
        </w:rPr>
        <w:t>Ссылка</w:t>
      </w:r>
      <w:r w:rsidR="006B28A6">
        <w:rPr>
          <w:lang w:val="ru-RU"/>
        </w:rPr>
        <w:t>» = «</w:t>
      </w:r>
      <w:r w:rsidR="006B28A6">
        <w:t>SSCC</w:t>
      </w:r>
      <w:r w:rsidR="006B28A6" w:rsidRPr="006B28A6">
        <w:rPr>
          <w:lang w:val="ru-RU"/>
        </w:rPr>
        <w:t>-</w:t>
      </w:r>
      <w:r w:rsidR="006B28A6">
        <w:rPr>
          <w:lang w:val="ru-RU"/>
        </w:rPr>
        <w:t>код»</w:t>
      </w:r>
      <w:r w:rsidR="00C43A3D">
        <w:rPr>
          <w:lang w:val="ru-RU"/>
        </w:rPr>
        <w:t xml:space="preserve">, если такая строка отсутствует, вывести ошибку: </w:t>
      </w:r>
      <w:proofErr w:type="gramStart"/>
      <w:r w:rsidR="00C43A3D">
        <w:rPr>
          <w:lang w:val="ru-RU"/>
        </w:rPr>
        <w:t xml:space="preserve">«Требуется настроить номерную серию для формирования </w:t>
      </w:r>
      <w:r w:rsidR="00C43A3D">
        <w:t>SSCC</w:t>
      </w:r>
      <w:r w:rsidR="00C43A3D" w:rsidRPr="00C43A3D">
        <w:rPr>
          <w:lang w:val="ru-RU"/>
        </w:rPr>
        <w:t>-</w:t>
      </w:r>
      <w:r w:rsidR="00C43A3D">
        <w:rPr>
          <w:lang w:val="ru-RU"/>
        </w:rPr>
        <w:t>кодов упаковок!»</w:t>
      </w:r>
      <w:r w:rsidR="00625B43">
        <w:rPr>
          <w:lang w:val="ru-RU"/>
        </w:rPr>
        <w:t>)</w:t>
      </w:r>
      <w:r w:rsidR="00C43A3D">
        <w:rPr>
          <w:lang w:val="ru-RU"/>
        </w:rPr>
        <w:t>;</w:t>
      </w:r>
      <w:proofErr w:type="gramEnd"/>
    </w:p>
    <w:p w14:paraId="2AA9F517" w14:textId="34D10DC8" w:rsidR="00C52478" w:rsidRDefault="00A56243" w:rsidP="00D434B4">
      <w:pPr>
        <w:pStyle w:val="af7"/>
        <w:numPr>
          <w:ilvl w:val="1"/>
          <w:numId w:val="12"/>
        </w:numPr>
        <w:spacing w:line="360" w:lineRule="auto"/>
        <w:rPr>
          <w:lang w:val="ru-RU"/>
        </w:rPr>
      </w:pPr>
      <w:r>
        <w:rPr>
          <w:lang w:val="ru-RU"/>
        </w:rPr>
        <w:t xml:space="preserve">Формат генерируемого </w:t>
      </w:r>
      <w:r>
        <w:t>SSCC</w:t>
      </w:r>
      <w:r>
        <w:rPr>
          <w:lang w:val="ru-RU"/>
        </w:rPr>
        <w:t>-кода: «Цифра расширения» + «</w:t>
      </w:r>
      <w:r w:rsidR="002D421D">
        <w:rPr>
          <w:lang w:val="ru-RU"/>
        </w:rPr>
        <w:t xml:space="preserve">Префикс компании </w:t>
      </w:r>
      <w:r w:rsidR="002D421D">
        <w:t>GS</w:t>
      </w:r>
      <w:r w:rsidR="002D421D" w:rsidRPr="00CF6BDD">
        <w:rPr>
          <w:lang w:val="ru-RU"/>
        </w:rPr>
        <w:t>1</w:t>
      </w:r>
      <w:r>
        <w:rPr>
          <w:lang w:val="ru-RU"/>
        </w:rPr>
        <w:t>»</w:t>
      </w:r>
      <w:r w:rsidR="002D421D" w:rsidRPr="00CF6BDD">
        <w:rPr>
          <w:lang w:val="ru-RU"/>
        </w:rPr>
        <w:t xml:space="preserve"> + </w:t>
      </w:r>
      <w:r w:rsidR="00CF6BDD">
        <w:rPr>
          <w:lang w:val="ru-RU"/>
        </w:rPr>
        <w:t xml:space="preserve">код из номерной серии + </w:t>
      </w:r>
      <w:r w:rsidR="00B37C55">
        <w:rPr>
          <w:lang w:val="ru-RU"/>
        </w:rPr>
        <w:t>контрольное число;</w:t>
      </w:r>
    </w:p>
    <w:p w14:paraId="5099A9A9" w14:textId="54191735" w:rsidR="009C2172" w:rsidRDefault="00895857" w:rsidP="00D434B4">
      <w:pPr>
        <w:pStyle w:val="af7"/>
        <w:numPr>
          <w:ilvl w:val="1"/>
          <w:numId w:val="12"/>
        </w:numPr>
        <w:spacing w:line="360" w:lineRule="auto"/>
        <w:rPr>
          <w:lang w:val="ru-RU"/>
        </w:rPr>
      </w:pPr>
      <w:r>
        <w:rPr>
          <w:lang w:val="ru-RU"/>
        </w:rPr>
        <w:t>Для определения контрольного числа необходимо:</w:t>
      </w:r>
    </w:p>
    <w:p w14:paraId="619C4051" w14:textId="6863A0CC" w:rsidR="00EF1F81" w:rsidRDefault="00EF1F81" w:rsidP="00EF1F81">
      <w:pPr>
        <w:pStyle w:val="af7"/>
        <w:numPr>
          <w:ilvl w:val="2"/>
          <w:numId w:val="12"/>
        </w:numPr>
        <w:spacing w:line="360" w:lineRule="auto"/>
        <w:rPr>
          <w:lang w:val="ru-RU"/>
        </w:rPr>
      </w:pPr>
      <w:r>
        <w:rPr>
          <w:lang w:val="ru-RU"/>
        </w:rPr>
        <w:t>Все нечетные цифры (по порядку, а не по значению) умножить на 3,</w:t>
      </w:r>
      <w:r w:rsidR="008F55B2">
        <w:rPr>
          <w:lang w:val="ru-RU"/>
        </w:rPr>
        <w:t xml:space="preserve"> </w:t>
      </w:r>
      <w:r>
        <w:rPr>
          <w:lang w:val="ru-RU"/>
        </w:rPr>
        <w:t>а четные на 1, далее просуммировать;</w:t>
      </w:r>
      <w:r w:rsidR="00624E1B">
        <w:rPr>
          <w:lang w:val="ru-RU"/>
        </w:rPr>
        <w:t xml:space="preserve"> </w:t>
      </w:r>
    </w:p>
    <w:p w14:paraId="52B435B7" w14:textId="2698EABF" w:rsidR="00624E1B" w:rsidRDefault="00624E1B" w:rsidP="00EF1F81">
      <w:pPr>
        <w:pStyle w:val="af7"/>
        <w:numPr>
          <w:ilvl w:val="2"/>
          <w:numId w:val="12"/>
        </w:numPr>
        <w:spacing w:line="360" w:lineRule="auto"/>
        <w:rPr>
          <w:lang w:val="ru-RU"/>
        </w:rPr>
      </w:pPr>
      <w:r>
        <w:rPr>
          <w:lang w:val="ru-RU"/>
        </w:rPr>
        <w:t xml:space="preserve">Из получившегося результата взять последнюю цифру и вычесть ее из </w:t>
      </w:r>
      <w:r w:rsidR="009329B0">
        <w:rPr>
          <w:lang w:val="ru-RU"/>
        </w:rPr>
        <w:t>«</w:t>
      </w:r>
      <w:r>
        <w:rPr>
          <w:lang w:val="ru-RU"/>
        </w:rPr>
        <w:t>10</w:t>
      </w:r>
      <w:r w:rsidR="009329B0">
        <w:rPr>
          <w:lang w:val="ru-RU"/>
        </w:rPr>
        <w:t>» (10 – полученное число</w:t>
      </w:r>
      <w:r w:rsidR="006D6194">
        <w:rPr>
          <w:lang w:val="ru-RU"/>
        </w:rPr>
        <w:t xml:space="preserve"> = контрольная цифра</w:t>
      </w:r>
      <w:r w:rsidR="009329B0">
        <w:rPr>
          <w:lang w:val="ru-RU"/>
        </w:rPr>
        <w:t>)</w:t>
      </w:r>
      <w:r>
        <w:rPr>
          <w:lang w:val="ru-RU"/>
        </w:rPr>
        <w:t>;</w:t>
      </w:r>
    </w:p>
    <w:p w14:paraId="7D4A74A1" w14:textId="68733F10" w:rsidR="006734F8" w:rsidRPr="00D434B4" w:rsidRDefault="003F5D95" w:rsidP="00EF1F81">
      <w:pPr>
        <w:pStyle w:val="af7"/>
        <w:numPr>
          <w:ilvl w:val="2"/>
          <w:numId w:val="12"/>
        </w:numPr>
        <w:spacing w:line="360" w:lineRule="auto"/>
        <w:rPr>
          <w:lang w:val="ru-RU"/>
        </w:rPr>
      </w:pPr>
      <w:r>
        <w:rPr>
          <w:lang w:val="ru-RU"/>
        </w:rPr>
        <w:t xml:space="preserve">Полученная цифра </w:t>
      </w:r>
      <w:r w:rsidR="005F41E8">
        <w:rPr>
          <w:lang w:val="ru-RU"/>
        </w:rPr>
        <w:t xml:space="preserve">и есть контрольная цифра </w:t>
      </w:r>
      <w:r w:rsidR="005F41E8">
        <w:t>SSCC</w:t>
      </w:r>
      <w:r w:rsidR="005F41E8" w:rsidRPr="005F41E8">
        <w:rPr>
          <w:lang w:val="ru-RU"/>
        </w:rPr>
        <w:t>-</w:t>
      </w:r>
      <w:r w:rsidR="005F41E8">
        <w:rPr>
          <w:lang w:val="ru-RU"/>
        </w:rPr>
        <w:t>кода</w:t>
      </w:r>
      <w:r w:rsidR="00631FDD">
        <w:rPr>
          <w:lang w:val="ru-RU"/>
        </w:rPr>
        <w:t>;</w:t>
      </w:r>
    </w:p>
    <w:p w14:paraId="7F00052C" w14:textId="005340DA" w:rsidR="00A87BD2" w:rsidRPr="0006727C" w:rsidRDefault="00B90C8A" w:rsidP="00F30942">
      <w:pPr>
        <w:pStyle w:val="af7"/>
        <w:numPr>
          <w:ilvl w:val="0"/>
          <w:numId w:val="12"/>
        </w:numPr>
        <w:spacing w:line="360" w:lineRule="auto"/>
        <w:rPr>
          <w:lang w:val="ru-RU"/>
        </w:rPr>
      </w:pPr>
      <w:r w:rsidRPr="0006727C">
        <w:rPr>
          <w:lang w:val="ru-RU"/>
        </w:rPr>
        <w:t xml:space="preserve">Алгоритм </w:t>
      </w:r>
      <w:proofErr w:type="spellStart"/>
      <w:r w:rsidR="00817178" w:rsidRPr="0006727C">
        <w:rPr>
          <w:lang w:val="ru-RU"/>
        </w:rPr>
        <w:t>валидации</w:t>
      </w:r>
      <w:proofErr w:type="spellEnd"/>
      <w:r w:rsidR="00817178" w:rsidRPr="0006727C">
        <w:rPr>
          <w:lang w:val="ru-RU"/>
        </w:rPr>
        <w:t xml:space="preserve"> отсканированных </w:t>
      </w:r>
      <w:r w:rsidR="00817178" w:rsidRPr="0006727C">
        <w:t>SSCC</w:t>
      </w:r>
      <w:r w:rsidR="00817178" w:rsidRPr="0006727C">
        <w:rPr>
          <w:lang w:val="ru-RU"/>
        </w:rPr>
        <w:t>-кодов:</w:t>
      </w:r>
    </w:p>
    <w:p w14:paraId="14EB9C5A" w14:textId="02B83339" w:rsidR="004F18D6" w:rsidRDefault="00372C8F" w:rsidP="004F18D6">
      <w:pPr>
        <w:pStyle w:val="af7"/>
        <w:numPr>
          <w:ilvl w:val="1"/>
          <w:numId w:val="12"/>
        </w:numPr>
        <w:spacing w:line="360" w:lineRule="auto"/>
        <w:rPr>
          <w:lang w:val="ru-RU"/>
        </w:rPr>
      </w:pPr>
      <w:r>
        <w:rPr>
          <w:lang w:val="ru-RU"/>
        </w:rPr>
        <w:t xml:space="preserve">Если в </w:t>
      </w:r>
      <w:r w:rsidR="00DC233E">
        <w:rPr>
          <w:lang w:val="ru-RU"/>
        </w:rPr>
        <w:t xml:space="preserve">передаваемой </w:t>
      </w:r>
      <w:r>
        <w:rPr>
          <w:lang w:val="ru-RU"/>
        </w:rPr>
        <w:t xml:space="preserve">строке присутствуют символы, </w:t>
      </w:r>
      <w:r w:rsidR="00DC233E">
        <w:rPr>
          <w:lang w:val="ru-RU"/>
        </w:rPr>
        <w:t>в</w:t>
      </w:r>
      <w:r w:rsidR="00640168">
        <w:rPr>
          <w:lang w:val="ru-RU"/>
        </w:rPr>
        <w:t>озв</w:t>
      </w:r>
      <w:r w:rsidR="00DC233E">
        <w:rPr>
          <w:lang w:val="ru-RU"/>
        </w:rPr>
        <w:t xml:space="preserve">ращать ошибку, что </w:t>
      </w:r>
      <w:r w:rsidR="00DC233E">
        <w:t>SSCC</w:t>
      </w:r>
      <w:r w:rsidR="00DC233E">
        <w:rPr>
          <w:lang w:val="ru-RU"/>
        </w:rPr>
        <w:t>-код некорректный;</w:t>
      </w:r>
    </w:p>
    <w:p w14:paraId="2AA9960C" w14:textId="49FC44A4" w:rsidR="00DC37D6" w:rsidRDefault="00711E3C" w:rsidP="004F18D6">
      <w:pPr>
        <w:pStyle w:val="af7"/>
        <w:numPr>
          <w:ilvl w:val="1"/>
          <w:numId w:val="12"/>
        </w:numPr>
        <w:spacing w:line="360" w:lineRule="auto"/>
        <w:rPr>
          <w:lang w:val="ru-RU"/>
        </w:rPr>
      </w:pPr>
      <w:r>
        <w:rPr>
          <w:lang w:val="ru-RU"/>
        </w:rPr>
        <w:t>Входной параметр может быть 18-символьным или 20 (если 20, то первые 2 цифры должны быть = «00»)</w:t>
      </w:r>
      <w:r w:rsidR="00623C4C">
        <w:rPr>
          <w:lang w:val="ru-RU"/>
        </w:rPr>
        <w:t>, иначе код некорректный</w:t>
      </w:r>
      <w:r w:rsidR="007A58CE">
        <w:rPr>
          <w:lang w:val="ru-RU"/>
        </w:rPr>
        <w:t>;</w:t>
      </w:r>
    </w:p>
    <w:p w14:paraId="362C03FC" w14:textId="77777777" w:rsidR="00067D0B" w:rsidRDefault="001B293E" w:rsidP="004F18D6">
      <w:pPr>
        <w:pStyle w:val="af7"/>
        <w:numPr>
          <w:ilvl w:val="1"/>
          <w:numId w:val="12"/>
        </w:numPr>
        <w:spacing w:line="360" w:lineRule="auto"/>
        <w:rPr>
          <w:lang w:val="ru-RU"/>
        </w:rPr>
      </w:pPr>
      <w:r>
        <w:rPr>
          <w:lang w:val="ru-RU"/>
        </w:rPr>
        <w:t>Выполнить алгоритм определения контрольного числа по алгоритму, описанному в п. 2.4</w:t>
      </w:r>
      <w:r w:rsidR="001B745E">
        <w:rPr>
          <w:lang w:val="ru-RU"/>
        </w:rPr>
        <w:t xml:space="preserve"> (последнюю цифру кода не учитывать)</w:t>
      </w:r>
      <w:r>
        <w:rPr>
          <w:lang w:val="ru-RU"/>
        </w:rPr>
        <w:t xml:space="preserve">; сравнить </w:t>
      </w:r>
      <w:r w:rsidR="007F02A4">
        <w:rPr>
          <w:lang w:val="ru-RU"/>
        </w:rPr>
        <w:t>результат с последней цифрой передаваемой строки. Если значения отличаются, код некорректный;</w:t>
      </w:r>
    </w:p>
    <w:p w14:paraId="6B723704" w14:textId="69537857" w:rsidR="00513285" w:rsidRPr="0006727C" w:rsidRDefault="00067D0B" w:rsidP="004F18D6">
      <w:pPr>
        <w:pStyle w:val="af7"/>
        <w:numPr>
          <w:ilvl w:val="1"/>
          <w:numId w:val="12"/>
        </w:numPr>
        <w:spacing w:line="360" w:lineRule="auto"/>
        <w:rPr>
          <w:lang w:val="ru-RU"/>
        </w:rPr>
      </w:pPr>
      <w:r>
        <w:rPr>
          <w:lang w:val="ru-RU"/>
        </w:rPr>
        <w:t>Иначе, если все проверки пройдены, код корректный;</w:t>
      </w:r>
      <w:r w:rsidR="007F02A4">
        <w:rPr>
          <w:lang w:val="ru-RU"/>
        </w:rPr>
        <w:t xml:space="preserve"> </w:t>
      </w:r>
    </w:p>
    <w:p w14:paraId="05392D67" w14:textId="1B7EFCF6" w:rsidR="005028E6" w:rsidRDefault="005028E6" w:rsidP="005028E6">
      <w:pPr>
        <w:pStyle w:val="af7"/>
        <w:numPr>
          <w:ilvl w:val="0"/>
          <w:numId w:val="12"/>
        </w:numPr>
        <w:spacing w:line="360" w:lineRule="auto"/>
        <w:rPr>
          <w:lang w:val="ru-RU"/>
        </w:rPr>
      </w:pPr>
      <w:r>
        <w:rPr>
          <w:lang w:val="ru-RU"/>
        </w:rPr>
        <w:lastRenderedPageBreak/>
        <w:t>Дополнить алгоритмы работы формы «Завершение маршрута комплектации»</w:t>
      </w:r>
      <w:r w:rsidR="00A7539C">
        <w:rPr>
          <w:lang w:val="ru-RU"/>
        </w:rPr>
        <w:t xml:space="preserve"> </w:t>
      </w:r>
      <w:r w:rsidRPr="004D2F5F">
        <w:rPr>
          <w:lang w:val="ru-RU"/>
        </w:rPr>
        <w:t>[</w:t>
      </w:r>
      <w:proofErr w:type="spellStart"/>
      <w:r w:rsidRPr="004D2F5F">
        <w:rPr>
          <w:i/>
          <w:lang w:val="ru-RU"/>
        </w:rPr>
        <w:t>WMSPickingLinePick</w:t>
      </w:r>
      <w:proofErr w:type="spellEnd"/>
      <w:r w:rsidRPr="004D2F5F">
        <w:rPr>
          <w:lang w:val="ru-RU"/>
        </w:rPr>
        <w:t>]</w:t>
      </w:r>
      <w:r w:rsidR="00A7539C">
        <w:rPr>
          <w:lang w:val="ru-RU"/>
        </w:rPr>
        <w:t xml:space="preserve"> для заданий, в составе которых маркируемый товар (</w:t>
      </w:r>
      <w:r w:rsidR="001A0144">
        <w:rPr>
          <w:lang w:val="ru-RU"/>
        </w:rPr>
        <w:t>по</w:t>
      </w:r>
      <w:r w:rsidR="00A7539C">
        <w:rPr>
          <w:lang w:val="ru-RU"/>
        </w:rPr>
        <w:t xml:space="preserve"> одной из номенклатур </w:t>
      </w:r>
      <w:r w:rsidR="001A0144">
        <w:rPr>
          <w:lang w:val="ru-RU"/>
        </w:rPr>
        <w:t>из</w:t>
      </w:r>
      <w:r w:rsidR="00A7539C">
        <w:rPr>
          <w:lang w:val="ru-RU"/>
        </w:rPr>
        <w:t xml:space="preserve"> строк</w:t>
      </w:r>
      <w:r w:rsidR="001A0144">
        <w:rPr>
          <w:lang w:val="ru-RU"/>
        </w:rPr>
        <w:t>и</w:t>
      </w:r>
      <w:r w:rsidR="00A7539C">
        <w:rPr>
          <w:lang w:val="ru-RU"/>
        </w:rPr>
        <w:t xml:space="preserve"> задания </w:t>
      </w:r>
      <w:r w:rsidR="001A0144">
        <w:rPr>
          <w:lang w:val="ru-RU"/>
        </w:rPr>
        <w:t xml:space="preserve">в карточке товара </w:t>
      </w:r>
      <w:r w:rsidR="001A0144" w:rsidRPr="001A0144">
        <w:rPr>
          <w:lang w:val="ru-RU"/>
        </w:rPr>
        <w:t>[</w:t>
      </w:r>
      <w:proofErr w:type="spellStart"/>
      <w:r w:rsidR="002447C0" w:rsidRPr="00D64237">
        <w:rPr>
          <w:i/>
          <w:iCs/>
        </w:rPr>
        <w:t>InventTable</w:t>
      </w:r>
      <w:proofErr w:type="spellEnd"/>
      <w:r w:rsidR="001A0144" w:rsidRPr="001A0144">
        <w:rPr>
          <w:lang w:val="ru-RU"/>
        </w:rPr>
        <w:t xml:space="preserve">] </w:t>
      </w:r>
      <w:r w:rsidR="001A0144">
        <w:rPr>
          <w:lang w:val="ru-RU"/>
        </w:rPr>
        <w:t>признак «Маркируемый товар = Да</w:t>
      </w:r>
      <w:r w:rsidR="00A7539C">
        <w:rPr>
          <w:lang w:val="ru-RU"/>
        </w:rPr>
        <w:t>)</w:t>
      </w:r>
      <w:r>
        <w:rPr>
          <w:lang w:val="ru-RU"/>
        </w:rPr>
        <w:t>:</w:t>
      </w:r>
    </w:p>
    <w:p w14:paraId="71BB30C5" w14:textId="00477078" w:rsidR="00576C2F" w:rsidRDefault="00A71A1D" w:rsidP="00576C2F">
      <w:pPr>
        <w:pStyle w:val="af7"/>
        <w:numPr>
          <w:ilvl w:val="1"/>
          <w:numId w:val="12"/>
        </w:numPr>
        <w:spacing w:line="360" w:lineRule="auto"/>
        <w:rPr>
          <w:lang w:val="ru-RU"/>
        </w:rPr>
      </w:pPr>
      <w:r>
        <w:rPr>
          <w:lang w:val="ru-RU"/>
        </w:rPr>
        <w:t xml:space="preserve">По обрабатываемому маршруту определить заказ на продажу и в связанной </w:t>
      </w:r>
      <w:r w:rsidR="00FD5966">
        <w:rPr>
          <w:lang w:val="ru-RU"/>
        </w:rPr>
        <w:t>записи в таблице «Заказы на продажу»</w:t>
      </w:r>
      <w:r w:rsidR="00315680">
        <w:rPr>
          <w:lang w:val="ru-RU"/>
        </w:rPr>
        <w:t xml:space="preserve"> </w:t>
      </w:r>
      <w:r w:rsidR="00315680" w:rsidRPr="00315680">
        <w:rPr>
          <w:lang w:val="ru-RU"/>
        </w:rPr>
        <w:t>[</w:t>
      </w:r>
      <w:proofErr w:type="spellStart"/>
      <w:r w:rsidR="00315680" w:rsidRPr="00EB06D9">
        <w:rPr>
          <w:i/>
          <w:iCs/>
        </w:rPr>
        <w:t>SalesTable</w:t>
      </w:r>
      <w:proofErr w:type="spellEnd"/>
      <w:r w:rsidR="00315680" w:rsidRPr="00315680">
        <w:rPr>
          <w:lang w:val="ru-RU"/>
        </w:rPr>
        <w:t>]</w:t>
      </w:r>
      <w:r w:rsidR="00FD5966">
        <w:rPr>
          <w:lang w:val="ru-RU"/>
        </w:rPr>
        <w:t xml:space="preserve"> найти соответствующую строку;</w:t>
      </w:r>
    </w:p>
    <w:p w14:paraId="59683DF7" w14:textId="1362A8B5" w:rsidR="00315680" w:rsidRDefault="00315680" w:rsidP="00576C2F">
      <w:pPr>
        <w:pStyle w:val="af7"/>
        <w:numPr>
          <w:ilvl w:val="1"/>
          <w:numId w:val="12"/>
        </w:numPr>
        <w:spacing w:line="360" w:lineRule="auto"/>
        <w:rPr>
          <w:lang w:val="ru-RU"/>
        </w:rPr>
      </w:pPr>
      <w:r>
        <w:rPr>
          <w:lang w:val="ru-RU"/>
        </w:rPr>
        <w:t xml:space="preserve">В найденной строке определить </w:t>
      </w:r>
      <w:r w:rsidR="00EB06D9">
        <w:rPr>
          <w:lang w:val="ru-RU"/>
        </w:rPr>
        <w:t xml:space="preserve">значение поля </w:t>
      </w:r>
      <w:r w:rsidR="003B47B1">
        <w:rPr>
          <w:lang w:val="ru-RU"/>
        </w:rPr>
        <w:t>«</w:t>
      </w:r>
      <w:r w:rsidR="003F68BD">
        <w:rPr>
          <w:lang w:val="ru-RU"/>
        </w:rPr>
        <w:t>Счет клиента</w:t>
      </w:r>
      <w:r w:rsidR="003B47B1">
        <w:rPr>
          <w:lang w:val="ru-RU"/>
        </w:rPr>
        <w:t>»</w:t>
      </w:r>
      <w:r w:rsidR="00516F62">
        <w:rPr>
          <w:lang w:val="ru-RU"/>
        </w:rPr>
        <w:t xml:space="preserve"> и в форме «Клиенты» в связанной строке определить значение поля «</w:t>
      </w:r>
      <w:r w:rsidR="00E21225">
        <w:rPr>
          <w:lang w:val="ru-RU"/>
        </w:rPr>
        <w:t xml:space="preserve">Использовать </w:t>
      </w:r>
      <w:r w:rsidR="00E21225">
        <w:t>SSCC</w:t>
      </w:r>
      <w:r w:rsidR="00516F62">
        <w:rPr>
          <w:lang w:val="ru-RU"/>
        </w:rPr>
        <w:t>»;</w:t>
      </w:r>
    </w:p>
    <w:p w14:paraId="4AEED4B6" w14:textId="64E7CE86" w:rsidR="00CB3A8B" w:rsidRDefault="00CB3A8B" w:rsidP="00576C2F">
      <w:pPr>
        <w:pStyle w:val="af7"/>
        <w:numPr>
          <w:ilvl w:val="1"/>
          <w:numId w:val="12"/>
        </w:numPr>
        <w:spacing w:line="360" w:lineRule="auto"/>
        <w:rPr>
          <w:lang w:val="ru-RU"/>
        </w:rPr>
      </w:pPr>
      <w:r>
        <w:rPr>
          <w:lang w:val="ru-RU"/>
        </w:rPr>
        <w:t xml:space="preserve">Если «Использовать </w:t>
      </w:r>
      <w:r>
        <w:t>SSCC</w:t>
      </w:r>
      <w:r>
        <w:rPr>
          <w:lang w:val="ru-RU"/>
        </w:rPr>
        <w:t>» = Нет, следовать</w:t>
      </w:r>
      <w:r w:rsidR="00CC5503">
        <w:rPr>
          <w:lang w:val="ru-RU"/>
        </w:rPr>
        <w:t xml:space="preserve"> </w:t>
      </w:r>
      <w:r>
        <w:rPr>
          <w:lang w:val="ru-RU"/>
        </w:rPr>
        <w:t xml:space="preserve">существующим алгоритмам, далее НЕ переходить; </w:t>
      </w:r>
    </w:p>
    <w:p w14:paraId="2BEAC8A4" w14:textId="26D1059D" w:rsidR="00AF0574" w:rsidRDefault="00AF0574" w:rsidP="00576C2F">
      <w:pPr>
        <w:pStyle w:val="af7"/>
        <w:numPr>
          <w:ilvl w:val="1"/>
          <w:numId w:val="12"/>
        </w:numPr>
        <w:spacing w:line="360" w:lineRule="auto"/>
        <w:rPr>
          <w:lang w:val="ru-RU"/>
        </w:rPr>
      </w:pPr>
      <w:r>
        <w:rPr>
          <w:lang w:val="ru-RU"/>
        </w:rPr>
        <w:t xml:space="preserve">Иначе, если «Использовать </w:t>
      </w:r>
      <w:r>
        <w:t>SSCC</w:t>
      </w:r>
      <w:r>
        <w:rPr>
          <w:lang w:val="ru-RU"/>
        </w:rPr>
        <w:t>» = Да, пере</w:t>
      </w:r>
      <w:r w:rsidR="00721AA3">
        <w:rPr>
          <w:lang w:val="ru-RU"/>
        </w:rPr>
        <w:t>й</w:t>
      </w:r>
      <w:r>
        <w:rPr>
          <w:lang w:val="ru-RU"/>
        </w:rPr>
        <w:t>ти далее</w:t>
      </w:r>
      <w:r w:rsidR="000648B2">
        <w:rPr>
          <w:lang w:val="ru-RU"/>
        </w:rPr>
        <w:t>;</w:t>
      </w:r>
    </w:p>
    <w:p w14:paraId="0C628D22" w14:textId="3F7DB648" w:rsidR="009C04A9" w:rsidRDefault="00D74B17" w:rsidP="009C04A9">
      <w:pPr>
        <w:pStyle w:val="af7"/>
        <w:numPr>
          <w:ilvl w:val="1"/>
          <w:numId w:val="12"/>
        </w:numPr>
        <w:spacing w:line="360" w:lineRule="auto"/>
        <w:rPr>
          <w:lang w:val="ru-RU"/>
        </w:rPr>
      </w:pPr>
      <w:r>
        <w:rPr>
          <w:lang w:val="ru-RU"/>
        </w:rPr>
        <w:t xml:space="preserve">Если по маршруту комплектации установлен признак «Передача в отгрузку по конвейеру» = </w:t>
      </w:r>
      <w:r w:rsidR="00400398">
        <w:rPr>
          <w:lang w:val="ru-RU"/>
        </w:rPr>
        <w:t>Нет:</w:t>
      </w:r>
      <w:r>
        <w:rPr>
          <w:lang w:val="ru-RU"/>
        </w:rPr>
        <w:t xml:space="preserve"> </w:t>
      </w:r>
    </w:p>
    <w:p w14:paraId="685CAF41" w14:textId="01C68FFB" w:rsidR="00EF1662" w:rsidRDefault="00C33AB5" w:rsidP="00261BFE">
      <w:pPr>
        <w:pStyle w:val="af7"/>
        <w:numPr>
          <w:ilvl w:val="2"/>
          <w:numId w:val="12"/>
        </w:numPr>
        <w:spacing w:line="360" w:lineRule="auto"/>
        <w:rPr>
          <w:lang w:val="ru-RU"/>
        </w:rPr>
      </w:pPr>
      <w:r>
        <w:rPr>
          <w:lang w:val="ru-RU"/>
        </w:rPr>
        <w:t>На форме, которая открывается после нажатия «Закрыть грузоместо»</w:t>
      </w:r>
      <w:ins w:id="61" w:author="Konstantin Dovzhikov (KODO.RU)" w:date="2020-12-10T23:30:00Z">
        <w:r w:rsidR="006A2BB8">
          <w:rPr>
            <w:lang w:val="ru-RU"/>
          </w:rPr>
          <w:t xml:space="preserve"> (</w:t>
        </w:r>
      </w:ins>
      <w:ins w:id="62" w:author="Konstantin Dovzhikov (KODO.RU)" w:date="2020-12-10T23:31:00Z">
        <w:r w:rsidR="00383505">
          <w:rPr>
            <w:lang w:val="ru-RU"/>
          </w:rPr>
          <w:t xml:space="preserve">отобразить </w:t>
        </w:r>
        <w:r w:rsidR="007F3454">
          <w:rPr>
            <w:lang w:val="ru-RU"/>
          </w:rPr>
          <w:t xml:space="preserve">текстовую </w:t>
        </w:r>
        <w:r w:rsidR="00383505">
          <w:rPr>
            <w:lang w:val="ru-RU"/>
          </w:rPr>
          <w:t xml:space="preserve">метку </w:t>
        </w:r>
        <w:r w:rsidR="006D2397">
          <w:rPr>
            <w:lang w:val="ru-RU"/>
          </w:rPr>
          <w:t>«</w:t>
        </w:r>
        <w:r w:rsidR="007F3454">
          <w:rPr>
            <w:lang w:val="ru-RU"/>
          </w:rPr>
          <w:t xml:space="preserve">Требуется отсканировать </w:t>
        </w:r>
        <w:r w:rsidR="007F3454">
          <w:t>SSCC</w:t>
        </w:r>
        <w:r w:rsidR="007F3454" w:rsidRPr="007F3454">
          <w:rPr>
            <w:lang w:val="ru-RU"/>
            <w:rPrChange w:id="63" w:author="Konstantin Dovzhikov (KODO.RU)" w:date="2020-12-10T23:31:00Z">
              <w:rPr/>
            </w:rPrChange>
          </w:rPr>
          <w:t>-</w:t>
        </w:r>
        <w:r w:rsidR="007F3454">
          <w:rPr>
            <w:lang w:val="ru-RU"/>
          </w:rPr>
          <w:t>код</w:t>
        </w:r>
        <w:r w:rsidR="004A03A6">
          <w:rPr>
            <w:lang w:val="ru-RU"/>
          </w:rPr>
          <w:t xml:space="preserve"> для закрытия грузоместа</w:t>
        </w:r>
        <w:r w:rsidR="006D2397">
          <w:rPr>
            <w:lang w:val="ru-RU"/>
          </w:rPr>
          <w:t>»</w:t>
        </w:r>
      </w:ins>
      <w:ins w:id="64" w:author="Konstantin Dovzhikov (KODO.RU)" w:date="2020-12-10T23:30:00Z">
        <w:r w:rsidR="006A2BB8">
          <w:rPr>
            <w:lang w:val="ru-RU"/>
          </w:rPr>
          <w:t>)</w:t>
        </w:r>
      </w:ins>
      <w:r w:rsidR="001C7C9C">
        <w:rPr>
          <w:lang w:val="ru-RU"/>
        </w:rPr>
        <w:t>:</w:t>
      </w:r>
    </w:p>
    <w:p w14:paraId="69D69156" w14:textId="3F434E14" w:rsidR="00A45926" w:rsidRDefault="00EF1662" w:rsidP="00261BFE">
      <w:pPr>
        <w:pStyle w:val="af7"/>
        <w:numPr>
          <w:ilvl w:val="2"/>
          <w:numId w:val="12"/>
        </w:numPr>
        <w:spacing w:line="360" w:lineRule="auto"/>
        <w:rPr>
          <w:lang w:val="ru-RU"/>
        </w:rPr>
      </w:pPr>
      <w:commentRangeStart w:id="65"/>
      <w:commentRangeStart w:id="66"/>
      <w:commentRangeStart w:id="67"/>
      <w:commentRangeStart w:id="68"/>
      <w:r>
        <w:rPr>
          <w:lang w:val="ru-RU"/>
        </w:rPr>
        <w:t>П</w:t>
      </w:r>
      <w:r w:rsidR="00C33AB5">
        <w:rPr>
          <w:lang w:val="ru-RU"/>
        </w:rPr>
        <w:t>осле сканирования значения в поле «</w:t>
      </w:r>
      <w:proofErr w:type="spellStart"/>
      <w:r w:rsidR="00C33AB5">
        <w:rPr>
          <w:lang w:val="ru-RU"/>
        </w:rPr>
        <w:t>Грузоместо</w:t>
      </w:r>
      <w:proofErr w:type="spellEnd"/>
      <w:r w:rsidR="00C33AB5">
        <w:rPr>
          <w:lang w:val="ru-RU"/>
        </w:rPr>
        <w:t>»</w:t>
      </w:r>
      <w:commentRangeEnd w:id="65"/>
      <w:r w:rsidR="008248FE">
        <w:rPr>
          <w:rStyle w:val="af9"/>
        </w:rPr>
        <w:commentReference w:id="65"/>
      </w:r>
      <w:commentRangeEnd w:id="66"/>
      <w:r w:rsidR="003B2010">
        <w:rPr>
          <w:rStyle w:val="af9"/>
        </w:rPr>
        <w:commentReference w:id="66"/>
      </w:r>
      <w:r w:rsidR="00C33AB5">
        <w:rPr>
          <w:lang w:val="ru-RU"/>
        </w:rPr>
        <w:t xml:space="preserve"> </w:t>
      </w:r>
      <w:commentRangeEnd w:id="67"/>
      <w:r w:rsidR="004F03A1">
        <w:rPr>
          <w:rStyle w:val="af9"/>
        </w:rPr>
        <w:commentReference w:id="67"/>
      </w:r>
      <w:commentRangeEnd w:id="68"/>
      <w:r w:rsidR="00731224">
        <w:rPr>
          <w:rStyle w:val="af9"/>
        </w:rPr>
        <w:commentReference w:id="68"/>
      </w:r>
      <w:r w:rsidR="00C33AB5">
        <w:rPr>
          <w:lang w:val="ru-RU"/>
        </w:rPr>
        <w:t xml:space="preserve">выполнить алгоритмы </w:t>
      </w:r>
      <w:proofErr w:type="spellStart"/>
      <w:r w:rsidR="00C33AB5">
        <w:rPr>
          <w:lang w:val="ru-RU"/>
        </w:rPr>
        <w:t>валидации</w:t>
      </w:r>
      <w:proofErr w:type="spellEnd"/>
      <w:r w:rsidR="00C33AB5">
        <w:rPr>
          <w:lang w:val="ru-RU"/>
        </w:rPr>
        <w:t xml:space="preserve"> сканируемого значения по алгоритмам, описанным в </w:t>
      </w:r>
      <w:r w:rsidR="00C33AB5" w:rsidRPr="008A3472">
        <w:rPr>
          <w:i/>
          <w:iCs/>
          <w:lang w:val="ru-RU"/>
        </w:rPr>
        <w:t xml:space="preserve">п. </w:t>
      </w:r>
      <w:r w:rsidR="007F2D58" w:rsidRPr="008A3472">
        <w:rPr>
          <w:i/>
          <w:iCs/>
          <w:lang w:val="ru-RU"/>
        </w:rPr>
        <w:t>3</w:t>
      </w:r>
      <w:r w:rsidR="00A45926">
        <w:rPr>
          <w:lang w:val="ru-RU"/>
        </w:rPr>
        <w:t>;</w:t>
      </w:r>
    </w:p>
    <w:p w14:paraId="54C6B8DA" w14:textId="1384CB0B" w:rsidR="009C04A9" w:rsidRDefault="007F2D58" w:rsidP="00261BFE">
      <w:pPr>
        <w:pStyle w:val="af7"/>
        <w:numPr>
          <w:ilvl w:val="2"/>
          <w:numId w:val="12"/>
        </w:numPr>
        <w:spacing w:line="360" w:lineRule="auto"/>
        <w:rPr>
          <w:lang w:val="ru-RU"/>
        </w:rPr>
      </w:pPr>
      <w:r>
        <w:rPr>
          <w:lang w:val="ru-RU"/>
        </w:rPr>
        <w:t xml:space="preserve">Если проверка пройдена успешна (отсканирован </w:t>
      </w:r>
      <w:r>
        <w:t>SSCC</w:t>
      </w:r>
      <w:r w:rsidRPr="00A45926">
        <w:rPr>
          <w:lang w:val="ru-RU"/>
        </w:rPr>
        <w:t>-</w:t>
      </w:r>
      <w:r>
        <w:rPr>
          <w:lang w:val="ru-RU"/>
        </w:rPr>
        <w:t>код</w:t>
      </w:r>
      <w:r w:rsidRPr="00A45926">
        <w:rPr>
          <w:lang w:val="ru-RU"/>
        </w:rPr>
        <w:t>)</w:t>
      </w:r>
      <w:r w:rsidR="00D146AA">
        <w:rPr>
          <w:lang w:val="ru-RU"/>
        </w:rPr>
        <w:t>:</w:t>
      </w:r>
    </w:p>
    <w:p w14:paraId="686E0E94" w14:textId="38B7BA14" w:rsidR="000A6DBC" w:rsidRDefault="000A6DBC" w:rsidP="000A6DBC">
      <w:pPr>
        <w:pStyle w:val="af7"/>
        <w:numPr>
          <w:ilvl w:val="3"/>
          <w:numId w:val="12"/>
        </w:numPr>
        <w:spacing w:line="360" w:lineRule="auto"/>
        <w:rPr>
          <w:lang w:val="ru-RU"/>
        </w:rPr>
      </w:pPr>
      <w:commentRangeStart w:id="69"/>
      <w:commentRangeStart w:id="70"/>
      <w:r>
        <w:rPr>
          <w:lang w:val="ru-RU"/>
        </w:rPr>
        <w:t xml:space="preserve">Для всех строк в </w:t>
      </w:r>
      <w:r w:rsidRPr="000A6DBC">
        <w:rPr>
          <w:lang w:val="ru-RU"/>
        </w:rPr>
        <w:t>[</w:t>
      </w:r>
      <w:r w:rsidRPr="000A6DBC">
        <w:rPr>
          <w:i/>
          <w:iCs/>
        </w:rPr>
        <w:t>LFL</w:t>
      </w:r>
      <w:r w:rsidRPr="000A6DBC">
        <w:rPr>
          <w:i/>
          <w:iCs/>
          <w:lang w:val="ru-RU"/>
        </w:rPr>
        <w:t>_</w:t>
      </w:r>
      <w:proofErr w:type="spellStart"/>
      <w:r w:rsidRPr="000A6DBC">
        <w:rPr>
          <w:i/>
          <w:iCs/>
        </w:rPr>
        <w:t>PickingLineBufferMarking</w:t>
      </w:r>
      <w:proofErr w:type="spellEnd"/>
      <w:r w:rsidRPr="000A6DBC">
        <w:rPr>
          <w:lang w:val="ru-RU"/>
        </w:rPr>
        <w:t>]</w:t>
      </w:r>
      <w:r>
        <w:rPr>
          <w:lang w:val="ru-RU"/>
        </w:rPr>
        <w:t xml:space="preserve">, у которых </w:t>
      </w:r>
      <w:proofErr w:type="spellStart"/>
      <w:r w:rsidRPr="00202E36">
        <w:rPr>
          <w:i/>
          <w:rPrChange w:id="71" w:author="Довжиков Константин (Подрядчик Columbus)" w:date="2020-12-11T14:50:00Z">
            <w:rPr/>
          </w:rPrChange>
        </w:rPr>
        <w:t>RouteId</w:t>
      </w:r>
      <w:proofErr w:type="spellEnd"/>
      <w:r w:rsidRPr="000A6DBC">
        <w:rPr>
          <w:lang w:val="ru-RU"/>
        </w:rPr>
        <w:t xml:space="preserve"> </w:t>
      </w:r>
      <w:r>
        <w:rPr>
          <w:lang w:val="ru-RU"/>
        </w:rPr>
        <w:t>= обрабатываемому маршруту комплектации</w:t>
      </w:r>
      <w:ins w:id="72" w:author="Konstantin Dovzhikov (KODO.RU)" w:date="2020-12-10T23:34:00Z">
        <w:r w:rsidR="001B2FFE">
          <w:rPr>
            <w:lang w:val="ru-RU"/>
          </w:rPr>
          <w:t xml:space="preserve">, </w:t>
        </w:r>
        <w:proofErr w:type="spellStart"/>
        <w:r w:rsidR="001B2FFE" w:rsidRPr="001B2FFE">
          <w:rPr>
            <w:i/>
            <w:iCs/>
            <w:rPrChange w:id="73" w:author="Konstantin Dovzhikov (KODO.RU)" w:date="2020-12-10T23:34:00Z">
              <w:rPr/>
            </w:rPrChange>
          </w:rPr>
          <w:t>isDefect</w:t>
        </w:r>
        <w:proofErr w:type="spellEnd"/>
        <w:r w:rsidR="001B2FFE" w:rsidRPr="001B2FFE">
          <w:rPr>
            <w:lang w:val="ru-RU"/>
            <w:rPrChange w:id="74" w:author="Konstantin Dovzhikov (KODO.RU)" w:date="2020-12-10T23:34:00Z">
              <w:rPr/>
            </w:rPrChange>
          </w:rPr>
          <w:t xml:space="preserve"> = </w:t>
        </w:r>
        <w:r w:rsidR="001B2FFE" w:rsidRPr="001B2FFE">
          <w:rPr>
            <w:i/>
            <w:iCs/>
            <w:rPrChange w:id="75" w:author="Konstantin Dovzhikov (KODO.RU)" w:date="2020-12-10T23:34:00Z">
              <w:rPr/>
            </w:rPrChange>
          </w:rPr>
          <w:t>false</w:t>
        </w:r>
      </w:ins>
      <w:r>
        <w:rPr>
          <w:lang w:val="ru-RU"/>
        </w:rPr>
        <w:t xml:space="preserve"> и </w:t>
      </w:r>
      <w:r w:rsidRPr="00202E36">
        <w:rPr>
          <w:i/>
          <w:rPrChange w:id="76" w:author="Довжиков Константин (Подрядчик Columbus)" w:date="2020-12-11T14:50:00Z">
            <w:rPr/>
          </w:rPrChange>
        </w:rPr>
        <w:t>SSCC</w:t>
      </w:r>
      <w:r w:rsidRPr="000A6DBC">
        <w:rPr>
          <w:lang w:val="ru-RU"/>
        </w:rPr>
        <w:t xml:space="preserve"> = </w:t>
      </w:r>
      <w:r>
        <w:rPr>
          <w:lang w:val="ru-RU"/>
        </w:rPr>
        <w:t>пусто</w:t>
      </w:r>
      <w:r w:rsidR="009F25BC">
        <w:rPr>
          <w:lang w:val="ru-RU"/>
        </w:rPr>
        <w:t xml:space="preserve">, заполнить </w:t>
      </w:r>
      <w:r w:rsidR="009F25BC" w:rsidRPr="00202E36">
        <w:rPr>
          <w:i/>
          <w:rPrChange w:id="77" w:author="Довжиков Константин (Подрядчик Columbus)" w:date="2020-12-11T14:50:00Z">
            <w:rPr/>
          </w:rPrChange>
        </w:rPr>
        <w:t>SSCC</w:t>
      </w:r>
      <w:r w:rsidR="009F25BC" w:rsidRPr="009F25BC">
        <w:rPr>
          <w:lang w:val="ru-RU"/>
        </w:rPr>
        <w:t xml:space="preserve"> = </w:t>
      </w:r>
      <w:r w:rsidR="009F25BC">
        <w:rPr>
          <w:lang w:val="ru-RU"/>
        </w:rPr>
        <w:t>отсканированное значение</w:t>
      </w:r>
      <w:commentRangeEnd w:id="69"/>
      <w:r w:rsidR="00903C61">
        <w:rPr>
          <w:rStyle w:val="af9"/>
        </w:rPr>
        <w:commentReference w:id="69"/>
      </w:r>
      <w:commentRangeEnd w:id="70"/>
      <w:r w:rsidR="00FF7A91">
        <w:rPr>
          <w:rStyle w:val="af9"/>
        </w:rPr>
        <w:commentReference w:id="70"/>
      </w:r>
      <w:r w:rsidR="00AF7D83">
        <w:rPr>
          <w:lang w:val="ru-RU"/>
        </w:rPr>
        <w:t>; далее следовать существующим алгоритмам</w:t>
      </w:r>
      <w:r w:rsidR="00D250EB">
        <w:rPr>
          <w:lang w:val="ru-RU"/>
        </w:rPr>
        <w:t>;</w:t>
      </w:r>
    </w:p>
    <w:p w14:paraId="7020B6D1" w14:textId="215A44C1" w:rsidR="002D0AF7" w:rsidRDefault="002D0AF7" w:rsidP="002D0AF7">
      <w:pPr>
        <w:pStyle w:val="af7"/>
        <w:numPr>
          <w:ilvl w:val="2"/>
          <w:numId w:val="12"/>
        </w:numPr>
        <w:spacing w:line="360" w:lineRule="auto"/>
        <w:rPr>
          <w:lang w:val="ru-RU"/>
        </w:rPr>
      </w:pPr>
      <w:r>
        <w:rPr>
          <w:lang w:val="ru-RU"/>
        </w:rPr>
        <w:t>Если проверка не пройдена</w:t>
      </w:r>
      <w:r w:rsidR="00C33E8B">
        <w:rPr>
          <w:lang w:val="ru-RU"/>
        </w:rPr>
        <w:t xml:space="preserve">, вывести ошибку: «Требуется сканировать </w:t>
      </w:r>
      <w:r w:rsidR="00C33E8B">
        <w:t>SSCC</w:t>
      </w:r>
      <w:r w:rsidR="00C33E8B">
        <w:rPr>
          <w:lang w:val="ru-RU"/>
        </w:rPr>
        <w:t xml:space="preserve">-код короба. </w:t>
      </w:r>
      <w:commentRangeStart w:id="78"/>
      <w:commentRangeStart w:id="79"/>
      <w:r w:rsidR="00C33E8B">
        <w:rPr>
          <w:lang w:val="ru-RU"/>
        </w:rPr>
        <w:t>Если код на коробе отсутствует</w:t>
      </w:r>
      <w:commentRangeEnd w:id="78"/>
      <w:r w:rsidR="008248FE">
        <w:rPr>
          <w:rStyle w:val="af9"/>
        </w:rPr>
        <w:commentReference w:id="78"/>
      </w:r>
      <w:commentRangeEnd w:id="79"/>
      <w:r w:rsidR="00BE1ADA">
        <w:rPr>
          <w:rStyle w:val="af9"/>
        </w:rPr>
        <w:commentReference w:id="79"/>
      </w:r>
      <w:r w:rsidR="00C33E8B">
        <w:rPr>
          <w:lang w:val="ru-RU"/>
        </w:rPr>
        <w:t>, нажмите кнопку «Пропустить сканирование» для передачи грузоместа на конвейер</w:t>
      </w:r>
      <w:r w:rsidR="00926C6D">
        <w:rPr>
          <w:lang w:val="ru-RU"/>
        </w:rPr>
        <w:t>.</w:t>
      </w:r>
      <w:r w:rsidR="00C33E8B">
        <w:rPr>
          <w:lang w:val="ru-RU"/>
        </w:rPr>
        <w:t>»</w:t>
      </w:r>
      <w:r w:rsidR="00D5744B">
        <w:rPr>
          <w:lang w:val="ru-RU"/>
        </w:rPr>
        <w:t>;</w:t>
      </w:r>
    </w:p>
    <w:p w14:paraId="1F0C64E6" w14:textId="5DC7A9EF" w:rsidR="009112DF" w:rsidDel="00C0047C" w:rsidRDefault="009112DF" w:rsidP="002D0AF7">
      <w:pPr>
        <w:pStyle w:val="af7"/>
        <w:numPr>
          <w:ilvl w:val="2"/>
          <w:numId w:val="12"/>
        </w:numPr>
        <w:spacing w:line="360" w:lineRule="auto"/>
        <w:rPr>
          <w:del w:id="80" w:author="Konstantin Dovzhikov (KODO.RU)" w:date="2020-12-08T15:18:00Z"/>
          <w:lang w:val="ru-RU"/>
        </w:rPr>
      </w:pPr>
      <w:r>
        <w:rPr>
          <w:lang w:val="ru-RU"/>
        </w:rPr>
        <w:t>Если нажата кнопка «</w:t>
      </w:r>
      <w:r w:rsidR="00916CAF">
        <w:rPr>
          <w:lang w:val="ru-RU"/>
        </w:rPr>
        <w:t>Пропустить сканирование</w:t>
      </w:r>
      <w:r w:rsidR="00572FB6">
        <w:rPr>
          <w:lang w:val="ru-RU"/>
        </w:rPr>
        <w:t>»</w:t>
      </w:r>
      <w:r w:rsidR="008156C6">
        <w:rPr>
          <w:lang w:val="ru-RU"/>
        </w:rPr>
        <w:t xml:space="preserve"> (</w:t>
      </w:r>
      <w:commentRangeStart w:id="81"/>
      <w:commentRangeStart w:id="82"/>
      <w:r w:rsidR="008156C6">
        <w:rPr>
          <w:lang w:val="ru-RU"/>
        </w:rPr>
        <w:t>кнопка доступна для нажатия до тех пор, пока активно для сканирования поле «Грузоместо»)</w:t>
      </w:r>
      <w:r w:rsidR="00B56168">
        <w:rPr>
          <w:lang w:val="ru-RU"/>
        </w:rPr>
        <w:t>:</w:t>
      </w:r>
      <w:commentRangeEnd w:id="81"/>
      <w:r w:rsidR="004F03A1">
        <w:rPr>
          <w:rStyle w:val="af9"/>
        </w:rPr>
        <w:commentReference w:id="81"/>
      </w:r>
      <w:commentRangeEnd w:id="82"/>
      <w:r w:rsidR="00021300">
        <w:rPr>
          <w:rStyle w:val="af9"/>
        </w:rPr>
        <w:commentReference w:id="82"/>
      </w:r>
    </w:p>
    <w:p w14:paraId="4FCF1AC1" w14:textId="06527696" w:rsidR="000C1CA0" w:rsidRPr="00C0047C" w:rsidRDefault="000C1CA0">
      <w:pPr>
        <w:pStyle w:val="af7"/>
        <w:numPr>
          <w:ilvl w:val="2"/>
          <w:numId w:val="12"/>
        </w:numPr>
        <w:spacing w:line="360" w:lineRule="auto"/>
        <w:rPr>
          <w:lang w:val="ru-RU"/>
        </w:rPr>
        <w:pPrChange w:id="83" w:author="Konstantin Dovzhikov (KODO.RU)" w:date="2020-12-08T15:18:00Z">
          <w:pPr>
            <w:pStyle w:val="af7"/>
            <w:numPr>
              <w:ilvl w:val="3"/>
              <w:numId w:val="12"/>
            </w:numPr>
            <w:spacing w:line="360" w:lineRule="auto"/>
            <w:ind w:left="1728" w:hanging="648"/>
          </w:pPr>
        </w:pPrChange>
      </w:pPr>
      <w:del w:id="84" w:author="Konstantin Dovzhikov (KODO.RU)" w:date="2020-12-08T15:18:00Z">
        <w:r w:rsidRPr="00C0047C" w:rsidDel="00C0047C">
          <w:rPr>
            <w:lang w:val="ru-RU"/>
          </w:rPr>
          <w:delText>Формировать задание для конвейера</w:delText>
        </w:r>
        <w:r w:rsidR="00694724" w:rsidRPr="00C0047C" w:rsidDel="00C0047C">
          <w:rPr>
            <w:lang w:val="ru-RU"/>
          </w:rPr>
          <w:delText>, для этого:</w:delText>
        </w:r>
      </w:del>
    </w:p>
    <w:p w14:paraId="4F80FD81" w14:textId="695ED1DF" w:rsidR="00EB23DA" w:rsidDel="00C0047C" w:rsidRDefault="00EB23DA" w:rsidP="00EB23DA">
      <w:pPr>
        <w:pStyle w:val="af7"/>
        <w:numPr>
          <w:ilvl w:val="4"/>
          <w:numId w:val="12"/>
        </w:numPr>
        <w:spacing w:line="360" w:lineRule="auto"/>
        <w:rPr>
          <w:del w:id="85" w:author="Konstantin Dovzhikov (KODO.RU)" w:date="2020-12-08T15:18:00Z"/>
          <w:lang w:val="ru-RU"/>
        </w:rPr>
      </w:pPr>
      <w:del w:id="86" w:author="Konstantin Dovzhikov (KODO.RU)" w:date="2020-12-08T15:18:00Z">
        <w:r w:rsidDel="00C0047C">
          <w:rPr>
            <w:lang w:val="ru-RU"/>
          </w:rPr>
          <w:delText xml:space="preserve">По существующим алгоритмам создавать записи в таблицах </w:delText>
        </w:r>
        <w:r w:rsidR="00A57D7F" w:rsidRPr="00EB23DA" w:rsidDel="00C0047C">
          <w:rPr>
            <w:lang w:val="ru-RU"/>
          </w:rPr>
          <w:delText>[</w:delText>
        </w:r>
        <w:r w:rsidR="00A57D7F" w:rsidRPr="007C4461" w:rsidDel="00C0047C">
          <w:rPr>
            <w:i/>
            <w:iCs/>
          </w:rPr>
          <w:delText>LFL</w:delText>
        </w:r>
        <w:r w:rsidR="00A57D7F" w:rsidRPr="007C4461" w:rsidDel="00C0047C">
          <w:rPr>
            <w:i/>
            <w:iCs/>
            <w:lang w:val="ru-RU"/>
          </w:rPr>
          <w:delText>_</w:delText>
        </w:r>
        <w:r w:rsidR="00A57D7F" w:rsidRPr="007C4461" w:rsidDel="00C0047C">
          <w:rPr>
            <w:i/>
            <w:iCs/>
          </w:rPr>
          <w:delText>CNVTransferLetSSI</w:delText>
        </w:r>
        <w:r w:rsidR="00A57D7F" w:rsidRPr="00EB23DA" w:rsidDel="00C0047C">
          <w:rPr>
            <w:lang w:val="ru-RU"/>
          </w:rPr>
          <w:delText>]</w:delText>
        </w:r>
        <w:r w:rsidR="00A57D7F" w:rsidDel="00C0047C">
          <w:rPr>
            <w:lang w:val="ru-RU"/>
          </w:rPr>
          <w:delText xml:space="preserve">, </w:delText>
        </w:r>
        <w:r w:rsidRPr="00EB23DA" w:rsidDel="00C0047C">
          <w:rPr>
            <w:lang w:val="ru-RU"/>
          </w:rPr>
          <w:delText>[</w:delText>
        </w:r>
        <w:r w:rsidRPr="007C4461" w:rsidDel="00C0047C">
          <w:rPr>
            <w:i/>
            <w:iCs/>
          </w:rPr>
          <w:delText>LFL</w:delText>
        </w:r>
        <w:r w:rsidRPr="007C4461" w:rsidDel="00C0047C">
          <w:rPr>
            <w:i/>
            <w:iCs/>
            <w:lang w:val="ru-RU"/>
          </w:rPr>
          <w:delText>_</w:delText>
        </w:r>
        <w:r w:rsidRPr="007C4461" w:rsidDel="00C0047C">
          <w:rPr>
            <w:i/>
            <w:iCs/>
          </w:rPr>
          <w:delText>CNVTransportOrderInsert</w:delText>
        </w:r>
        <w:r w:rsidRPr="00EB23DA" w:rsidDel="00C0047C">
          <w:rPr>
            <w:lang w:val="ru-RU"/>
          </w:rPr>
          <w:delText>]</w:delText>
        </w:r>
        <w:r w:rsidR="00A57D7F" w:rsidDel="00C0047C">
          <w:rPr>
            <w:lang w:val="ru-RU"/>
          </w:rPr>
          <w:delText>.</w:delText>
        </w:r>
        <w:r w:rsidRPr="00EB23DA" w:rsidDel="00C0047C">
          <w:rPr>
            <w:lang w:val="ru-RU"/>
          </w:rPr>
          <w:delText xml:space="preserve"> </w:delText>
        </w:r>
        <w:r w:rsidR="00A57D7F" w:rsidDel="00C0047C">
          <w:rPr>
            <w:lang w:val="ru-RU"/>
          </w:rPr>
          <w:delText>В</w:delText>
        </w:r>
        <w:r w:rsidR="00F46519" w:rsidDel="00C0047C">
          <w:rPr>
            <w:lang w:val="ru-RU"/>
          </w:rPr>
          <w:delText xml:space="preserve"> </w:delText>
        </w:r>
        <w:commentRangeStart w:id="87"/>
        <w:commentRangeStart w:id="88"/>
        <w:r w:rsidR="003E2C69" w:rsidRPr="00DA31AF" w:rsidDel="00C0047C">
          <w:rPr>
            <w:i/>
            <w:iCs/>
          </w:rPr>
          <w:delText>Box</w:delText>
        </w:r>
        <w:r w:rsidR="003E2C69" w:rsidRPr="00DA31AF" w:rsidDel="00C0047C">
          <w:rPr>
            <w:i/>
            <w:iCs/>
            <w:lang w:val="ru-RU"/>
          </w:rPr>
          <w:delText>_</w:delText>
        </w:r>
        <w:r w:rsidR="003E2C69" w:rsidRPr="00DA31AF" w:rsidDel="00C0047C">
          <w:rPr>
            <w:i/>
            <w:iCs/>
          </w:rPr>
          <w:delText>Number</w:delText>
        </w:r>
        <w:r w:rsidR="003E2C69" w:rsidRPr="003E2C69" w:rsidDel="00C0047C">
          <w:rPr>
            <w:lang w:val="ru-RU"/>
          </w:rPr>
          <w:delText xml:space="preserve"> </w:delText>
        </w:r>
        <w:commentRangeEnd w:id="87"/>
        <w:r w:rsidR="00F576F8" w:rsidDel="00C0047C">
          <w:rPr>
            <w:rStyle w:val="af9"/>
          </w:rPr>
          <w:commentReference w:id="87"/>
        </w:r>
        <w:commentRangeEnd w:id="88"/>
        <w:r w:rsidR="001E6E9A" w:rsidDel="00C0047C">
          <w:rPr>
            <w:rStyle w:val="af9"/>
          </w:rPr>
          <w:commentReference w:id="88"/>
        </w:r>
        <w:r w:rsidR="003E2C69" w:rsidDel="00C0047C">
          <w:rPr>
            <w:lang w:val="ru-RU"/>
          </w:rPr>
          <w:delText xml:space="preserve">передавать </w:delText>
        </w:r>
        <w:r w:rsidR="008B3CF3" w:rsidDel="00C0047C">
          <w:rPr>
            <w:lang w:val="ru-RU"/>
          </w:rPr>
          <w:delText xml:space="preserve">генерируемый </w:delText>
        </w:r>
        <w:r w:rsidR="008B3CF3" w:rsidDel="00C0047C">
          <w:delText>SSCC</w:delText>
        </w:r>
        <w:r w:rsidR="008B3CF3" w:rsidDel="00C0047C">
          <w:rPr>
            <w:lang w:val="ru-RU"/>
          </w:rPr>
          <w:delText xml:space="preserve">-код (см. алгоритмы, описанные в </w:delText>
        </w:r>
        <w:r w:rsidR="008B3CF3" w:rsidRPr="004C4D40" w:rsidDel="00C0047C">
          <w:rPr>
            <w:i/>
            <w:iCs/>
            <w:lang w:val="ru-RU"/>
          </w:rPr>
          <w:delText>п. 2)</w:delText>
        </w:r>
        <w:r w:rsidR="00A8158D" w:rsidRPr="004C4D40" w:rsidDel="00C0047C">
          <w:rPr>
            <w:i/>
            <w:iCs/>
            <w:lang w:val="ru-RU"/>
          </w:rPr>
          <w:delText xml:space="preserve">: </w:delText>
        </w:r>
        <w:r w:rsidR="00A8158D" w:rsidDel="00C0047C">
          <w:rPr>
            <w:lang w:val="ru-RU"/>
          </w:rPr>
          <w:delText xml:space="preserve">учесть, что длина </w:delText>
        </w:r>
        <w:r w:rsidR="009735F3" w:rsidDel="00C0047C">
          <w:rPr>
            <w:lang w:val="ru-RU"/>
          </w:rPr>
          <w:delText>числового значения</w:delText>
        </w:r>
        <w:r w:rsidR="00A8158D" w:rsidDel="00C0047C">
          <w:rPr>
            <w:lang w:val="ru-RU"/>
          </w:rPr>
          <w:delText xml:space="preserve"> может составлять 18 символов</w:delText>
        </w:r>
        <w:r w:rsidR="00366181" w:rsidDel="00C0047C">
          <w:rPr>
            <w:lang w:val="ru-RU"/>
          </w:rPr>
          <w:delText>.</w:delText>
        </w:r>
      </w:del>
    </w:p>
    <w:p w14:paraId="536BD932" w14:textId="77777777" w:rsidR="00C6649C" w:rsidRDefault="00EC313B" w:rsidP="009C04A9">
      <w:pPr>
        <w:pStyle w:val="af7"/>
        <w:numPr>
          <w:ilvl w:val="3"/>
          <w:numId w:val="12"/>
        </w:numPr>
        <w:spacing w:line="360" w:lineRule="auto"/>
        <w:rPr>
          <w:ins w:id="89" w:author="Konstantin Dovzhikov (KODO.RU)" w:date="2020-12-08T15:20:00Z"/>
          <w:lang w:val="ru-RU"/>
        </w:rPr>
      </w:pPr>
      <w:r>
        <w:rPr>
          <w:lang w:val="ru-RU"/>
        </w:rPr>
        <w:t>Пропускать сканирование грузоместа</w:t>
      </w:r>
      <w:ins w:id="90" w:author="Konstantin Dovzhikov (KODO.RU)" w:date="2020-12-08T15:19:00Z">
        <w:r w:rsidR="00C0047C">
          <w:rPr>
            <w:lang w:val="ru-RU"/>
          </w:rPr>
          <w:t xml:space="preserve">, вместо этого генерировать </w:t>
        </w:r>
        <w:r w:rsidR="00C0047C">
          <w:t>SSCC</w:t>
        </w:r>
        <w:r w:rsidR="00C0047C" w:rsidRPr="00C0047C">
          <w:rPr>
            <w:lang w:val="ru-RU"/>
            <w:rPrChange w:id="91" w:author="Konstantin Dovzhikov (KODO.RU)" w:date="2020-12-08T15:19:00Z">
              <w:rPr/>
            </w:rPrChange>
          </w:rPr>
          <w:t>-</w:t>
        </w:r>
        <w:r w:rsidR="00C0047C">
          <w:rPr>
            <w:lang w:val="ru-RU"/>
          </w:rPr>
          <w:t xml:space="preserve">код согласно алгоритмам, описанным </w:t>
        </w:r>
        <w:commentRangeStart w:id="92"/>
        <w:commentRangeStart w:id="93"/>
        <w:r w:rsidR="00C0047C">
          <w:rPr>
            <w:lang w:val="ru-RU"/>
          </w:rPr>
          <w:t xml:space="preserve">в </w:t>
        </w:r>
        <w:r w:rsidR="00C0047C" w:rsidRPr="00343F74">
          <w:rPr>
            <w:i/>
            <w:iCs/>
            <w:lang w:val="ru-RU"/>
            <w:rPrChange w:id="94" w:author="Konstantin Dovzhikov (KODO.RU)" w:date="2020-12-08T15:20:00Z">
              <w:rPr>
                <w:lang w:val="ru-RU"/>
              </w:rPr>
            </w:rPrChange>
          </w:rPr>
          <w:t>п.</w:t>
        </w:r>
      </w:ins>
      <w:ins w:id="95" w:author="Konstantin Dovzhikov (KODO.RU)" w:date="2020-12-08T15:20:00Z">
        <w:r w:rsidR="00343F74" w:rsidRPr="00343F74">
          <w:rPr>
            <w:i/>
            <w:iCs/>
            <w:lang w:val="ru-RU"/>
            <w:rPrChange w:id="96" w:author="Konstantin Dovzhikov (KODO.RU)" w:date="2020-12-08T15:20:00Z">
              <w:rPr>
                <w:lang w:val="ru-RU"/>
              </w:rPr>
            </w:rPrChange>
          </w:rPr>
          <w:t xml:space="preserve"> </w:t>
        </w:r>
      </w:ins>
      <w:ins w:id="97" w:author="Konstantin Dovzhikov (KODO.RU)" w:date="2020-12-08T15:19:00Z">
        <w:r w:rsidR="00C0047C" w:rsidRPr="00343F74">
          <w:rPr>
            <w:i/>
            <w:iCs/>
            <w:lang w:val="ru-RU"/>
            <w:rPrChange w:id="98" w:author="Konstantin Dovzhikov (KODO.RU)" w:date="2020-12-08T15:20:00Z">
              <w:rPr>
                <w:lang w:val="ru-RU"/>
              </w:rPr>
            </w:rPrChange>
          </w:rPr>
          <w:t>2</w:t>
        </w:r>
      </w:ins>
      <w:commentRangeEnd w:id="92"/>
      <w:r w:rsidR="00903C61">
        <w:rPr>
          <w:rStyle w:val="af9"/>
        </w:rPr>
        <w:commentReference w:id="92"/>
      </w:r>
      <w:commentRangeEnd w:id="93"/>
      <w:r w:rsidR="006373DA">
        <w:rPr>
          <w:rStyle w:val="af9"/>
        </w:rPr>
        <w:commentReference w:id="93"/>
      </w:r>
      <w:ins w:id="99" w:author="Konstantin Dovzhikov (KODO.RU)" w:date="2020-12-08T15:20:00Z">
        <w:r w:rsidR="00C6649C">
          <w:rPr>
            <w:lang w:val="ru-RU"/>
          </w:rPr>
          <w:t>;</w:t>
        </w:r>
      </w:ins>
    </w:p>
    <w:p w14:paraId="7D82C419" w14:textId="3C02B513" w:rsidR="00C6649C" w:rsidRPr="00C6649C" w:rsidRDefault="00C6649C" w:rsidP="00D65D8A">
      <w:pPr>
        <w:pStyle w:val="af7"/>
        <w:numPr>
          <w:ilvl w:val="3"/>
          <w:numId w:val="12"/>
        </w:numPr>
        <w:spacing w:line="360" w:lineRule="auto"/>
        <w:rPr>
          <w:ins w:id="100" w:author="Konstantin Dovzhikov (KODO.RU)" w:date="2020-12-08T15:20:00Z"/>
          <w:lang w:val="ru-RU"/>
        </w:rPr>
      </w:pPr>
      <w:ins w:id="101" w:author="Konstantin Dovzhikov (KODO.RU)" w:date="2020-12-08T15:20:00Z">
        <w:r w:rsidRPr="00D65D8A">
          <w:rPr>
            <w:lang w:val="ru-RU"/>
          </w:rPr>
          <w:lastRenderedPageBreak/>
          <w:t>Для всех строк в [</w:t>
        </w:r>
        <w:r w:rsidRPr="00D65D8A">
          <w:rPr>
            <w:i/>
            <w:iCs/>
          </w:rPr>
          <w:t>LFL</w:t>
        </w:r>
        <w:r w:rsidRPr="00D65D8A">
          <w:rPr>
            <w:i/>
            <w:iCs/>
            <w:lang w:val="ru-RU"/>
          </w:rPr>
          <w:t>_</w:t>
        </w:r>
        <w:proofErr w:type="spellStart"/>
        <w:r w:rsidRPr="00C6649C">
          <w:rPr>
            <w:i/>
            <w:iCs/>
          </w:rPr>
          <w:t>PickingLineBufferMarking</w:t>
        </w:r>
        <w:proofErr w:type="spellEnd"/>
        <w:r w:rsidRPr="00C6649C">
          <w:rPr>
            <w:lang w:val="ru-RU"/>
          </w:rPr>
          <w:t xml:space="preserve">], у которых </w:t>
        </w:r>
        <w:proofErr w:type="spellStart"/>
        <w:r>
          <w:t>RouteId</w:t>
        </w:r>
        <w:proofErr w:type="spellEnd"/>
        <w:r w:rsidRPr="00D65D8A">
          <w:rPr>
            <w:lang w:val="ru-RU"/>
          </w:rPr>
          <w:t xml:space="preserve"> = обрабатываемому маршруту комплектации и </w:t>
        </w:r>
        <w:r>
          <w:t>SSCC</w:t>
        </w:r>
        <w:r w:rsidRPr="00D65D8A">
          <w:rPr>
            <w:lang w:val="ru-RU"/>
          </w:rPr>
          <w:t xml:space="preserve"> = пусто, заполнить </w:t>
        </w:r>
        <w:r>
          <w:t>SSCC</w:t>
        </w:r>
        <w:r w:rsidRPr="00D65D8A">
          <w:rPr>
            <w:lang w:val="ru-RU"/>
          </w:rPr>
          <w:t xml:space="preserve"> = </w:t>
        </w:r>
        <w:r w:rsidRPr="00C6649C">
          <w:rPr>
            <w:lang w:val="ru-RU"/>
          </w:rPr>
          <w:t xml:space="preserve">сгенерированное значение; </w:t>
        </w:r>
      </w:ins>
    </w:p>
    <w:p w14:paraId="636F4A2E" w14:textId="5B48786B" w:rsidR="009C04A9" w:rsidRPr="001B1331" w:rsidRDefault="00C6649C" w:rsidP="009C04A9">
      <w:pPr>
        <w:pStyle w:val="af7"/>
        <w:numPr>
          <w:ilvl w:val="3"/>
          <w:numId w:val="12"/>
        </w:numPr>
        <w:spacing w:line="360" w:lineRule="auto"/>
        <w:rPr>
          <w:lang w:val="ru-RU"/>
        </w:rPr>
      </w:pPr>
      <w:ins w:id="102" w:author="Konstantin Dovzhikov (KODO.RU)" w:date="2020-12-08T15:20:00Z">
        <w:r>
          <w:rPr>
            <w:lang w:val="ru-RU"/>
          </w:rPr>
          <w:t>Д</w:t>
        </w:r>
      </w:ins>
      <w:del w:id="103" w:author="Konstantin Dovzhikov (KODO.RU)" w:date="2020-12-08T15:20:00Z">
        <w:r w:rsidR="00EC313B" w:rsidDel="00C6649C">
          <w:rPr>
            <w:lang w:val="ru-RU"/>
          </w:rPr>
          <w:delText xml:space="preserve"> и д</w:delText>
        </w:r>
      </w:del>
      <w:r w:rsidR="00EC313B">
        <w:rPr>
          <w:lang w:val="ru-RU"/>
        </w:rPr>
        <w:t>алее следовать существующим алгоритмам;</w:t>
      </w:r>
    </w:p>
    <w:p w14:paraId="11566B15" w14:textId="00B40BDF" w:rsidR="009C04A9" w:rsidRDefault="009C04A9" w:rsidP="009C04A9">
      <w:pPr>
        <w:pStyle w:val="af7"/>
        <w:numPr>
          <w:ilvl w:val="1"/>
          <w:numId w:val="12"/>
        </w:numPr>
        <w:spacing w:line="360" w:lineRule="auto"/>
        <w:rPr>
          <w:lang w:val="ru-RU"/>
        </w:rPr>
      </w:pPr>
      <w:r>
        <w:rPr>
          <w:lang w:val="ru-RU"/>
        </w:rPr>
        <w:t xml:space="preserve">Если по маршруту комплектации установлен признак «Передача в отгрузку по конвейеру» = Да: </w:t>
      </w:r>
    </w:p>
    <w:p w14:paraId="29CA5C9A" w14:textId="005A68C8" w:rsidR="00441903" w:rsidRDefault="00C319DF" w:rsidP="002844EA">
      <w:pPr>
        <w:pStyle w:val="af7"/>
        <w:numPr>
          <w:ilvl w:val="2"/>
          <w:numId w:val="12"/>
        </w:numPr>
        <w:spacing w:line="360" w:lineRule="auto"/>
        <w:rPr>
          <w:lang w:val="ru-RU"/>
        </w:rPr>
      </w:pPr>
      <w:r>
        <w:rPr>
          <w:lang w:val="ru-RU"/>
        </w:rPr>
        <w:t>После нажатия на кнопку «Закрыть грузоместо» в</w:t>
      </w:r>
      <w:r w:rsidR="00FD74D3">
        <w:rPr>
          <w:lang w:val="ru-RU"/>
        </w:rPr>
        <w:t xml:space="preserve">ыполнять алгоритмы, описанные в </w:t>
      </w:r>
      <w:r w:rsidR="00FD74D3" w:rsidRPr="004C4D40">
        <w:rPr>
          <w:i/>
          <w:iCs/>
          <w:lang w:val="ru-RU"/>
        </w:rPr>
        <w:t xml:space="preserve">п. </w:t>
      </w:r>
      <w:r w:rsidR="002952D2" w:rsidRPr="004C4D40">
        <w:rPr>
          <w:i/>
          <w:iCs/>
          <w:lang w:val="ru-RU"/>
        </w:rPr>
        <w:t>4.</w:t>
      </w:r>
      <w:r w:rsidR="004A5DDB">
        <w:rPr>
          <w:i/>
          <w:iCs/>
          <w:lang w:val="ru-RU"/>
        </w:rPr>
        <w:t>5</w:t>
      </w:r>
      <w:r w:rsidR="002952D2" w:rsidRPr="004C4D40">
        <w:rPr>
          <w:i/>
          <w:iCs/>
          <w:lang w:val="ru-RU"/>
        </w:rPr>
        <w:t>.5</w:t>
      </w:r>
      <w:r w:rsidR="002952D2" w:rsidRPr="00B72839">
        <w:rPr>
          <w:i/>
          <w:iCs/>
          <w:lang w:val="ru-RU"/>
        </w:rPr>
        <w:t>.1</w:t>
      </w:r>
      <w:r w:rsidR="00DE618A" w:rsidRPr="00B72839">
        <w:rPr>
          <w:i/>
          <w:iCs/>
          <w:lang w:val="ru-RU"/>
        </w:rPr>
        <w:t xml:space="preserve"> – 4.</w:t>
      </w:r>
      <w:r w:rsidR="004A5DDB">
        <w:rPr>
          <w:i/>
          <w:iCs/>
          <w:lang w:val="ru-RU"/>
        </w:rPr>
        <w:t>5</w:t>
      </w:r>
      <w:r w:rsidR="00DE618A" w:rsidRPr="00B72839">
        <w:rPr>
          <w:i/>
          <w:iCs/>
          <w:lang w:val="ru-RU"/>
        </w:rPr>
        <w:t>.5.1.1.</w:t>
      </w:r>
      <w:r w:rsidR="0029361C">
        <w:rPr>
          <w:lang w:val="ru-RU"/>
        </w:rPr>
        <w:t>;</w:t>
      </w:r>
    </w:p>
    <w:p w14:paraId="4B865387" w14:textId="2CE40FB8" w:rsidR="00634D44" w:rsidRPr="005E6D68" w:rsidRDefault="00634D44" w:rsidP="005E6D68">
      <w:pPr>
        <w:pStyle w:val="af7"/>
        <w:numPr>
          <w:ilvl w:val="2"/>
          <w:numId w:val="12"/>
        </w:numPr>
        <w:spacing w:line="360" w:lineRule="auto"/>
        <w:rPr>
          <w:lang w:val="ru-RU"/>
        </w:rPr>
      </w:pPr>
      <w:r>
        <w:rPr>
          <w:lang w:val="ru-RU"/>
        </w:rPr>
        <w:t xml:space="preserve">Для всех строк в </w:t>
      </w:r>
      <w:r w:rsidRPr="000A6DBC">
        <w:rPr>
          <w:lang w:val="ru-RU"/>
        </w:rPr>
        <w:t>[</w:t>
      </w:r>
      <w:r w:rsidRPr="000A6DBC">
        <w:rPr>
          <w:i/>
          <w:iCs/>
        </w:rPr>
        <w:t>LFL</w:t>
      </w:r>
      <w:r w:rsidRPr="000A6DBC">
        <w:rPr>
          <w:i/>
          <w:iCs/>
          <w:lang w:val="ru-RU"/>
        </w:rPr>
        <w:t>_</w:t>
      </w:r>
      <w:proofErr w:type="spellStart"/>
      <w:r w:rsidRPr="000A6DBC">
        <w:rPr>
          <w:i/>
          <w:iCs/>
        </w:rPr>
        <w:t>PickingLineBufferMarking</w:t>
      </w:r>
      <w:proofErr w:type="spellEnd"/>
      <w:r w:rsidRPr="000A6DBC">
        <w:rPr>
          <w:lang w:val="ru-RU"/>
        </w:rPr>
        <w:t>]</w:t>
      </w:r>
      <w:r>
        <w:rPr>
          <w:lang w:val="ru-RU"/>
        </w:rPr>
        <w:t xml:space="preserve">, у которых </w:t>
      </w:r>
      <w:proofErr w:type="spellStart"/>
      <w:r>
        <w:t>RouteId</w:t>
      </w:r>
      <w:proofErr w:type="spellEnd"/>
      <w:r w:rsidRPr="000A6DBC">
        <w:rPr>
          <w:lang w:val="ru-RU"/>
        </w:rPr>
        <w:t xml:space="preserve"> </w:t>
      </w:r>
      <w:r>
        <w:rPr>
          <w:lang w:val="ru-RU"/>
        </w:rPr>
        <w:t>= обрабатываемому маршруту комплектации</w:t>
      </w:r>
      <w:ins w:id="104" w:author="Довжиков Константин (Подрядчик Columbus)" w:date="2020-12-11T14:51:00Z">
        <w:r w:rsidR="00202E36" w:rsidRPr="00202E36">
          <w:rPr>
            <w:lang w:val="ru-RU"/>
            <w:rPrChange w:id="105" w:author="Довжиков Константин (Подрядчик Columbus)" w:date="2020-12-11T14:51:00Z">
              <w:rPr/>
            </w:rPrChange>
          </w:rPr>
          <w:t xml:space="preserve">, </w:t>
        </w:r>
        <w:proofErr w:type="spellStart"/>
        <w:r w:rsidR="00202E36" w:rsidRPr="00CA4F58">
          <w:rPr>
            <w:i/>
            <w:iCs/>
          </w:rPr>
          <w:t>isDefect</w:t>
        </w:r>
        <w:proofErr w:type="spellEnd"/>
        <w:r w:rsidR="00202E36" w:rsidRPr="00CA4F58">
          <w:rPr>
            <w:lang w:val="ru-RU"/>
          </w:rPr>
          <w:t xml:space="preserve"> = </w:t>
        </w:r>
        <w:r w:rsidR="00202E36" w:rsidRPr="00CA4F58">
          <w:rPr>
            <w:i/>
            <w:iCs/>
          </w:rPr>
          <w:t>false</w:t>
        </w:r>
      </w:ins>
      <w:r>
        <w:rPr>
          <w:lang w:val="ru-RU"/>
        </w:rPr>
        <w:t xml:space="preserve"> и </w:t>
      </w:r>
      <w:r>
        <w:t>SSCC</w:t>
      </w:r>
      <w:r w:rsidRPr="000A6DBC">
        <w:rPr>
          <w:lang w:val="ru-RU"/>
        </w:rPr>
        <w:t xml:space="preserve"> = </w:t>
      </w:r>
      <w:r>
        <w:rPr>
          <w:lang w:val="ru-RU"/>
        </w:rPr>
        <w:t xml:space="preserve">пусто, заполнить </w:t>
      </w:r>
      <w:r>
        <w:t>SSCC</w:t>
      </w:r>
      <w:r w:rsidRPr="009F25BC">
        <w:rPr>
          <w:lang w:val="ru-RU"/>
        </w:rPr>
        <w:t xml:space="preserve"> = </w:t>
      </w:r>
      <w:r>
        <w:rPr>
          <w:lang w:val="ru-RU"/>
        </w:rPr>
        <w:t>сгенерированное значение; далее следовать существующим алгоритмам;</w:t>
      </w:r>
    </w:p>
    <w:p w14:paraId="0541404E" w14:textId="19ECAEE1" w:rsidR="00256950" w:rsidRDefault="00AB0521" w:rsidP="00256950">
      <w:pPr>
        <w:pStyle w:val="af7"/>
        <w:numPr>
          <w:ilvl w:val="0"/>
          <w:numId w:val="12"/>
        </w:numPr>
        <w:spacing w:line="360" w:lineRule="auto"/>
        <w:rPr>
          <w:lang w:val="ru-RU"/>
        </w:rPr>
      </w:pPr>
      <w:r>
        <w:rPr>
          <w:lang w:val="ru-RU"/>
        </w:rPr>
        <w:t>Внести изменения в алгоритмы выполнения задания на упаковку (</w:t>
      </w:r>
      <w:r w:rsidRPr="00317BBA">
        <w:rPr>
          <w:i/>
          <w:iCs/>
          <w:lang w:val="ru-RU"/>
        </w:rPr>
        <w:t>Управление запасами / Обычный /</w:t>
      </w:r>
      <w:r w:rsidR="002919F9" w:rsidRPr="00317BBA">
        <w:rPr>
          <w:i/>
          <w:iCs/>
          <w:lang w:val="ru-RU"/>
        </w:rPr>
        <w:t xml:space="preserve"> Выдача заданий на упаковку</w:t>
      </w:r>
      <w:r>
        <w:rPr>
          <w:lang w:val="ru-RU"/>
        </w:rPr>
        <w:t>)</w:t>
      </w:r>
      <w:r w:rsidR="00256950">
        <w:rPr>
          <w:lang w:val="ru-RU"/>
        </w:rPr>
        <w:t xml:space="preserve"> для заданий, в составе которых маркируемый товар (по одной из номенклатур из строки задания в карточке товара </w:t>
      </w:r>
      <w:r w:rsidR="00256950" w:rsidRPr="001A0144">
        <w:rPr>
          <w:lang w:val="ru-RU"/>
        </w:rPr>
        <w:t>[</w:t>
      </w:r>
      <w:proofErr w:type="spellStart"/>
      <w:r w:rsidR="00256950" w:rsidRPr="00D64237">
        <w:rPr>
          <w:i/>
          <w:iCs/>
        </w:rPr>
        <w:t>InventTable</w:t>
      </w:r>
      <w:proofErr w:type="spellEnd"/>
      <w:r w:rsidR="00256950" w:rsidRPr="001A0144">
        <w:rPr>
          <w:lang w:val="ru-RU"/>
        </w:rPr>
        <w:t xml:space="preserve">] </w:t>
      </w:r>
      <w:r w:rsidR="00256950">
        <w:rPr>
          <w:lang w:val="ru-RU"/>
        </w:rPr>
        <w:t>признак «Маркируемый товар = Да):</w:t>
      </w:r>
    </w:p>
    <w:p w14:paraId="0222C9EE" w14:textId="77777777" w:rsidR="004B7583" w:rsidRDefault="004B7583" w:rsidP="004B7583">
      <w:pPr>
        <w:pStyle w:val="af7"/>
        <w:numPr>
          <w:ilvl w:val="1"/>
          <w:numId w:val="12"/>
        </w:numPr>
        <w:spacing w:line="360" w:lineRule="auto"/>
        <w:rPr>
          <w:lang w:val="ru-RU"/>
        </w:rPr>
      </w:pPr>
      <w:r>
        <w:rPr>
          <w:lang w:val="ru-RU"/>
        </w:rPr>
        <w:t xml:space="preserve">По обрабатываемому маршруту определить заказ на продажу и в связанной записи в таблице «Заказы на продажу» </w:t>
      </w:r>
      <w:r w:rsidRPr="00315680">
        <w:rPr>
          <w:lang w:val="ru-RU"/>
        </w:rPr>
        <w:t>[</w:t>
      </w:r>
      <w:proofErr w:type="spellStart"/>
      <w:r w:rsidRPr="00EB06D9">
        <w:rPr>
          <w:i/>
          <w:iCs/>
        </w:rPr>
        <w:t>SalesTable</w:t>
      </w:r>
      <w:proofErr w:type="spellEnd"/>
      <w:r w:rsidRPr="00315680">
        <w:rPr>
          <w:lang w:val="ru-RU"/>
        </w:rPr>
        <w:t>]</w:t>
      </w:r>
      <w:r>
        <w:rPr>
          <w:lang w:val="ru-RU"/>
        </w:rPr>
        <w:t xml:space="preserve"> найти соответствующую строку;</w:t>
      </w:r>
    </w:p>
    <w:p w14:paraId="0BA95467" w14:textId="77777777" w:rsidR="004B7583" w:rsidRDefault="004B7583" w:rsidP="004B7583">
      <w:pPr>
        <w:pStyle w:val="af7"/>
        <w:numPr>
          <w:ilvl w:val="1"/>
          <w:numId w:val="12"/>
        </w:numPr>
        <w:spacing w:line="360" w:lineRule="auto"/>
        <w:rPr>
          <w:lang w:val="ru-RU"/>
        </w:rPr>
      </w:pPr>
      <w:r>
        <w:rPr>
          <w:lang w:val="ru-RU"/>
        </w:rPr>
        <w:t xml:space="preserve">В найденной строке определить значение поля «Счет клиента» и в форме «Клиенты» в связанной строке определить значение поля «Использовать </w:t>
      </w:r>
      <w:r>
        <w:t>SSCC</w:t>
      </w:r>
      <w:r>
        <w:rPr>
          <w:lang w:val="ru-RU"/>
        </w:rPr>
        <w:t>»;</w:t>
      </w:r>
    </w:p>
    <w:p w14:paraId="7A17BBF3" w14:textId="77777777" w:rsidR="004B7583" w:rsidRDefault="004B7583" w:rsidP="004B7583">
      <w:pPr>
        <w:pStyle w:val="af7"/>
        <w:numPr>
          <w:ilvl w:val="1"/>
          <w:numId w:val="12"/>
        </w:numPr>
        <w:spacing w:line="360" w:lineRule="auto"/>
        <w:rPr>
          <w:lang w:val="ru-RU"/>
        </w:rPr>
      </w:pPr>
      <w:r>
        <w:rPr>
          <w:lang w:val="ru-RU"/>
        </w:rPr>
        <w:t xml:space="preserve">Если «Использовать </w:t>
      </w:r>
      <w:r>
        <w:t>SSCC</w:t>
      </w:r>
      <w:r>
        <w:rPr>
          <w:lang w:val="ru-RU"/>
        </w:rPr>
        <w:t xml:space="preserve">» = Нет, следовать существующим алгоритмам, далее НЕ переходить; </w:t>
      </w:r>
    </w:p>
    <w:p w14:paraId="27FDA4BD" w14:textId="6D98BFC0" w:rsidR="001F5A41" w:rsidRPr="00530F14" w:rsidRDefault="004B7583" w:rsidP="00530F14">
      <w:pPr>
        <w:pStyle w:val="af7"/>
        <w:numPr>
          <w:ilvl w:val="1"/>
          <w:numId w:val="12"/>
        </w:numPr>
        <w:spacing w:line="360" w:lineRule="auto"/>
        <w:rPr>
          <w:lang w:val="ru-RU"/>
        </w:rPr>
      </w:pPr>
      <w:r>
        <w:rPr>
          <w:lang w:val="ru-RU"/>
        </w:rPr>
        <w:t>Иначе, если</w:t>
      </w:r>
      <w:proofErr w:type="gramStart"/>
      <w:r>
        <w:rPr>
          <w:lang w:val="ru-RU"/>
        </w:rPr>
        <w:t xml:space="preserve"> </w:t>
      </w:r>
      <w:proofErr w:type="spellStart"/>
      <w:r>
        <w:rPr>
          <w:lang w:val="ru-RU"/>
        </w:rPr>
        <w:t>Е</w:t>
      </w:r>
      <w:proofErr w:type="gramEnd"/>
      <w:r>
        <w:rPr>
          <w:lang w:val="ru-RU"/>
        </w:rPr>
        <w:t>сли</w:t>
      </w:r>
      <w:proofErr w:type="spellEnd"/>
      <w:r>
        <w:rPr>
          <w:lang w:val="ru-RU"/>
        </w:rPr>
        <w:t xml:space="preserve"> «Использовать </w:t>
      </w:r>
      <w:r>
        <w:t>SSCC</w:t>
      </w:r>
      <w:r>
        <w:rPr>
          <w:lang w:val="ru-RU"/>
        </w:rPr>
        <w:t>» = Да, перейти далее;</w:t>
      </w:r>
    </w:p>
    <w:p w14:paraId="199DE7C1" w14:textId="77777777" w:rsidR="002F08B0" w:rsidRDefault="00CA70D2" w:rsidP="00CA70D2">
      <w:pPr>
        <w:pStyle w:val="af7"/>
        <w:numPr>
          <w:ilvl w:val="1"/>
          <w:numId w:val="12"/>
        </w:numPr>
        <w:spacing w:line="360" w:lineRule="auto"/>
        <w:rPr>
          <w:lang w:val="ru-RU"/>
        </w:rPr>
      </w:pPr>
      <w:r>
        <w:rPr>
          <w:lang w:val="ru-RU"/>
        </w:rPr>
        <w:t xml:space="preserve">Если для полученного задания требуется передать грузоместо по конвейеру </w:t>
      </w:r>
      <w:r w:rsidR="00B3028F">
        <w:rPr>
          <w:lang w:val="ru-RU"/>
        </w:rPr>
        <w:t>(определять по существующим алгоритмам</w:t>
      </w:r>
      <w:r w:rsidR="00D22E0C">
        <w:rPr>
          <w:lang w:val="ru-RU"/>
        </w:rPr>
        <w:t>, например, по признаку</w:t>
      </w:r>
      <w:r w:rsidR="002D4E71">
        <w:rPr>
          <w:lang w:val="ru-RU"/>
        </w:rPr>
        <w:t xml:space="preserve"> «Передача в отгрузку по конвейеру»</w:t>
      </w:r>
      <w:r w:rsidR="00D22E0C">
        <w:rPr>
          <w:lang w:val="ru-RU"/>
        </w:rPr>
        <w:t xml:space="preserve"> в маршруте комплектации</w:t>
      </w:r>
      <w:r w:rsidR="00B3028F">
        <w:rPr>
          <w:lang w:val="ru-RU"/>
        </w:rPr>
        <w:t>)</w:t>
      </w:r>
      <w:r w:rsidR="00150BA2">
        <w:rPr>
          <w:lang w:val="ru-RU"/>
        </w:rPr>
        <w:t xml:space="preserve">, </w:t>
      </w:r>
      <w:r w:rsidR="00C275CF">
        <w:rPr>
          <w:lang w:val="ru-RU"/>
        </w:rPr>
        <w:t>на форме привязки к грузоместу</w:t>
      </w:r>
      <w:r w:rsidR="00192411">
        <w:rPr>
          <w:lang w:val="ru-RU"/>
        </w:rPr>
        <w:t>:</w:t>
      </w:r>
    </w:p>
    <w:p w14:paraId="25D569F6" w14:textId="4134158B" w:rsidR="00441903" w:rsidRDefault="002F08B0" w:rsidP="002F08B0">
      <w:pPr>
        <w:pStyle w:val="af7"/>
        <w:numPr>
          <w:ilvl w:val="2"/>
          <w:numId w:val="12"/>
        </w:numPr>
        <w:spacing w:line="360" w:lineRule="auto"/>
        <w:rPr>
          <w:lang w:val="ru-RU"/>
        </w:rPr>
      </w:pPr>
      <w:r>
        <w:rPr>
          <w:lang w:val="ru-RU"/>
        </w:rPr>
        <w:t>П</w:t>
      </w:r>
      <w:r w:rsidR="00192411">
        <w:rPr>
          <w:lang w:val="ru-RU"/>
        </w:rPr>
        <w:t>ропускать сканирование значение в поле «Грузоместо»</w:t>
      </w:r>
      <w:r w:rsidR="00372671">
        <w:rPr>
          <w:lang w:val="ru-RU"/>
        </w:rPr>
        <w:t>;</w:t>
      </w:r>
    </w:p>
    <w:p w14:paraId="062B4EF7" w14:textId="0E0AB3C0" w:rsidR="00D70054" w:rsidRDefault="00D70054" w:rsidP="002F08B0">
      <w:pPr>
        <w:pStyle w:val="af7"/>
        <w:numPr>
          <w:ilvl w:val="2"/>
          <w:numId w:val="12"/>
        </w:numPr>
        <w:spacing w:line="360" w:lineRule="auto"/>
        <w:rPr>
          <w:lang w:val="ru-RU"/>
        </w:rPr>
      </w:pPr>
      <w:r>
        <w:rPr>
          <w:lang w:val="ru-RU"/>
        </w:rPr>
        <w:t>Создать задание для конвей</w:t>
      </w:r>
      <w:r w:rsidR="00A30AEF">
        <w:rPr>
          <w:lang w:val="ru-RU"/>
        </w:rPr>
        <w:t>е</w:t>
      </w:r>
      <w:r>
        <w:rPr>
          <w:lang w:val="ru-RU"/>
        </w:rPr>
        <w:t>ра по текущим алгоритмам</w:t>
      </w:r>
      <w:r w:rsidR="00DC5C12">
        <w:rPr>
          <w:lang w:val="ru-RU"/>
        </w:rPr>
        <w:t>, для этого:</w:t>
      </w:r>
    </w:p>
    <w:p w14:paraId="5E13C233" w14:textId="77777777" w:rsidR="00742468" w:rsidRDefault="00742468" w:rsidP="00742468">
      <w:pPr>
        <w:pStyle w:val="af7"/>
        <w:numPr>
          <w:ilvl w:val="3"/>
          <w:numId w:val="12"/>
        </w:numPr>
        <w:spacing w:line="360" w:lineRule="auto"/>
        <w:rPr>
          <w:ins w:id="106" w:author="Konstantin Dovzhikov (KODO.RU)" w:date="2020-12-08T15:22:00Z"/>
          <w:lang w:val="ru-RU"/>
        </w:rPr>
      </w:pPr>
      <w:ins w:id="107" w:author="Konstantin Dovzhikov (KODO.RU)" w:date="2020-12-08T15:22:00Z">
        <w:r>
          <w:rPr>
            <w:lang w:val="ru-RU"/>
          </w:rPr>
          <w:t xml:space="preserve">Пропускать сканирование грузоместа, вместо этого генерировать </w:t>
        </w:r>
        <w:r>
          <w:t>SSCC</w:t>
        </w:r>
        <w:r w:rsidRPr="00E71EBC">
          <w:rPr>
            <w:lang w:val="ru-RU"/>
          </w:rPr>
          <w:t>-</w:t>
        </w:r>
        <w:r>
          <w:rPr>
            <w:lang w:val="ru-RU"/>
          </w:rPr>
          <w:t xml:space="preserve">код согласно алгоритмам, описанным в </w:t>
        </w:r>
        <w:r w:rsidRPr="00E71EBC">
          <w:rPr>
            <w:i/>
            <w:iCs/>
            <w:lang w:val="ru-RU"/>
          </w:rPr>
          <w:t>п. 2</w:t>
        </w:r>
        <w:r>
          <w:rPr>
            <w:lang w:val="ru-RU"/>
          </w:rPr>
          <w:t>;</w:t>
        </w:r>
      </w:ins>
    </w:p>
    <w:p w14:paraId="370DFFDC" w14:textId="0C8D0DDA" w:rsidR="00742468" w:rsidRPr="00E71EBC" w:rsidRDefault="00742468" w:rsidP="00742468">
      <w:pPr>
        <w:pStyle w:val="af7"/>
        <w:numPr>
          <w:ilvl w:val="3"/>
          <w:numId w:val="12"/>
        </w:numPr>
        <w:spacing w:line="360" w:lineRule="auto"/>
        <w:rPr>
          <w:ins w:id="108" w:author="Konstantin Dovzhikov (KODO.RU)" w:date="2020-12-08T15:22:00Z"/>
          <w:lang w:val="ru-RU"/>
        </w:rPr>
      </w:pPr>
      <w:ins w:id="109" w:author="Konstantin Dovzhikov (KODO.RU)" w:date="2020-12-08T15:22:00Z">
        <w:r w:rsidRPr="00D65D8A">
          <w:rPr>
            <w:lang w:val="ru-RU"/>
          </w:rPr>
          <w:lastRenderedPageBreak/>
          <w:t>Для всех строк в [</w:t>
        </w:r>
        <w:r w:rsidRPr="00D65D8A">
          <w:rPr>
            <w:i/>
            <w:iCs/>
          </w:rPr>
          <w:t>LFL</w:t>
        </w:r>
        <w:r w:rsidRPr="00D65D8A">
          <w:rPr>
            <w:i/>
            <w:iCs/>
            <w:lang w:val="ru-RU"/>
          </w:rPr>
          <w:t>_</w:t>
        </w:r>
        <w:proofErr w:type="spellStart"/>
        <w:r w:rsidRPr="00E71EBC">
          <w:rPr>
            <w:i/>
            <w:iCs/>
          </w:rPr>
          <w:t>PickingLineBufferMarking</w:t>
        </w:r>
        <w:proofErr w:type="spellEnd"/>
        <w:r w:rsidRPr="00E71EBC">
          <w:rPr>
            <w:lang w:val="ru-RU"/>
          </w:rPr>
          <w:t xml:space="preserve">], у которых </w:t>
        </w:r>
        <w:proofErr w:type="spellStart"/>
        <w:r>
          <w:t>RouteId</w:t>
        </w:r>
        <w:proofErr w:type="spellEnd"/>
        <w:r w:rsidRPr="00D65D8A">
          <w:rPr>
            <w:lang w:val="ru-RU"/>
          </w:rPr>
          <w:t xml:space="preserve"> = обрабатываемому маршруту комплектации</w:t>
        </w:r>
      </w:ins>
      <w:ins w:id="110" w:author="Довжиков Константин (Подрядчик Columbus)" w:date="2020-12-11T14:52:00Z">
        <w:r w:rsidR="00202E36">
          <w:rPr>
            <w:lang w:val="ru-RU"/>
          </w:rPr>
          <w:t xml:space="preserve">, </w:t>
        </w:r>
        <w:proofErr w:type="spellStart"/>
        <w:r w:rsidR="00202E36" w:rsidRPr="00CA4F58">
          <w:rPr>
            <w:i/>
            <w:iCs/>
          </w:rPr>
          <w:t>isDefect</w:t>
        </w:r>
        <w:proofErr w:type="spellEnd"/>
        <w:r w:rsidR="00202E36" w:rsidRPr="00CA4F58">
          <w:rPr>
            <w:lang w:val="ru-RU"/>
          </w:rPr>
          <w:t xml:space="preserve"> = </w:t>
        </w:r>
        <w:r w:rsidR="00202E36" w:rsidRPr="00CA4F58">
          <w:rPr>
            <w:i/>
            <w:iCs/>
          </w:rPr>
          <w:t>false</w:t>
        </w:r>
      </w:ins>
      <w:ins w:id="111" w:author="Konstantin Dovzhikov (KODO.RU)" w:date="2020-12-08T15:22:00Z">
        <w:r w:rsidRPr="00D65D8A">
          <w:rPr>
            <w:lang w:val="ru-RU"/>
          </w:rPr>
          <w:t xml:space="preserve"> и </w:t>
        </w:r>
        <w:r>
          <w:t>SSCC</w:t>
        </w:r>
        <w:r w:rsidRPr="00D65D8A">
          <w:rPr>
            <w:lang w:val="ru-RU"/>
          </w:rPr>
          <w:t xml:space="preserve"> = пусто, заполнить </w:t>
        </w:r>
        <w:r>
          <w:t>SSCC</w:t>
        </w:r>
        <w:r w:rsidRPr="00D65D8A">
          <w:rPr>
            <w:lang w:val="ru-RU"/>
          </w:rPr>
          <w:t xml:space="preserve"> = </w:t>
        </w:r>
        <w:r w:rsidRPr="00E71EBC">
          <w:rPr>
            <w:lang w:val="ru-RU"/>
          </w:rPr>
          <w:t xml:space="preserve">сгенерированное значение; </w:t>
        </w:r>
      </w:ins>
    </w:p>
    <w:p w14:paraId="2F1D72E4" w14:textId="77777777" w:rsidR="00742468" w:rsidRPr="001B1331" w:rsidRDefault="00742468" w:rsidP="00742468">
      <w:pPr>
        <w:pStyle w:val="af7"/>
        <w:numPr>
          <w:ilvl w:val="3"/>
          <w:numId w:val="12"/>
        </w:numPr>
        <w:spacing w:line="360" w:lineRule="auto"/>
        <w:rPr>
          <w:ins w:id="112" w:author="Konstantin Dovzhikov (KODO.RU)" w:date="2020-12-08T15:22:00Z"/>
          <w:lang w:val="ru-RU"/>
        </w:rPr>
      </w:pPr>
      <w:ins w:id="113" w:author="Konstantin Dovzhikov (KODO.RU)" w:date="2020-12-08T15:22:00Z">
        <w:r>
          <w:rPr>
            <w:lang w:val="ru-RU"/>
          </w:rPr>
          <w:t>Далее следовать существующим алгоритмам;</w:t>
        </w:r>
      </w:ins>
    </w:p>
    <w:p w14:paraId="49596AD5" w14:textId="2B7CA757" w:rsidR="00EC08FF" w:rsidDel="00742468" w:rsidRDefault="00EC08FF" w:rsidP="006D5D94">
      <w:pPr>
        <w:pStyle w:val="af7"/>
        <w:numPr>
          <w:ilvl w:val="3"/>
          <w:numId w:val="12"/>
        </w:numPr>
        <w:spacing w:line="360" w:lineRule="auto"/>
        <w:rPr>
          <w:del w:id="114" w:author="Konstantin Dovzhikov (KODO.RU)" w:date="2020-12-08T15:22:00Z"/>
          <w:lang w:val="ru-RU"/>
        </w:rPr>
      </w:pPr>
      <w:del w:id="115" w:author="Konstantin Dovzhikov (KODO.RU)" w:date="2020-12-08T15:22:00Z">
        <w:r w:rsidDel="00742468">
          <w:rPr>
            <w:lang w:val="ru-RU"/>
          </w:rPr>
          <w:delText xml:space="preserve">По существующим алгоритмам создавать записи в таблицах </w:delText>
        </w:r>
        <w:r w:rsidRPr="00EB23DA" w:rsidDel="00742468">
          <w:rPr>
            <w:lang w:val="ru-RU"/>
          </w:rPr>
          <w:delText>[</w:delText>
        </w:r>
        <w:r w:rsidRPr="007C4461" w:rsidDel="00742468">
          <w:rPr>
            <w:i/>
            <w:iCs/>
          </w:rPr>
          <w:delText>LFL</w:delText>
        </w:r>
        <w:r w:rsidRPr="007C4461" w:rsidDel="00742468">
          <w:rPr>
            <w:i/>
            <w:iCs/>
            <w:lang w:val="ru-RU"/>
          </w:rPr>
          <w:delText>_</w:delText>
        </w:r>
        <w:r w:rsidRPr="007C4461" w:rsidDel="00742468">
          <w:rPr>
            <w:i/>
            <w:iCs/>
          </w:rPr>
          <w:delText>CNVTransferLetSSI</w:delText>
        </w:r>
        <w:r w:rsidRPr="00EB23DA" w:rsidDel="00742468">
          <w:rPr>
            <w:lang w:val="ru-RU"/>
          </w:rPr>
          <w:delText>]</w:delText>
        </w:r>
        <w:r w:rsidDel="00742468">
          <w:rPr>
            <w:lang w:val="ru-RU"/>
          </w:rPr>
          <w:delText xml:space="preserve">, </w:delText>
        </w:r>
        <w:r w:rsidRPr="00EB23DA" w:rsidDel="00742468">
          <w:rPr>
            <w:lang w:val="ru-RU"/>
          </w:rPr>
          <w:delText>[</w:delText>
        </w:r>
        <w:r w:rsidRPr="007C4461" w:rsidDel="00742468">
          <w:rPr>
            <w:i/>
            <w:iCs/>
          </w:rPr>
          <w:delText>LFL</w:delText>
        </w:r>
        <w:r w:rsidRPr="007C4461" w:rsidDel="00742468">
          <w:rPr>
            <w:i/>
            <w:iCs/>
            <w:lang w:val="ru-RU"/>
          </w:rPr>
          <w:delText>_</w:delText>
        </w:r>
        <w:r w:rsidRPr="007C4461" w:rsidDel="00742468">
          <w:rPr>
            <w:i/>
            <w:iCs/>
          </w:rPr>
          <w:delText>CNVTransportOrderInsert</w:delText>
        </w:r>
        <w:r w:rsidRPr="00EB23DA" w:rsidDel="00742468">
          <w:rPr>
            <w:lang w:val="ru-RU"/>
          </w:rPr>
          <w:delText>]</w:delText>
        </w:r>
        <w:r w:rsidDel="00742468">
          <w:rPr>
            <w:lang w:val="ru-RU"/>
          </w:rPr>
          <w:delText>.</w:delText>
        </w:r>
        <w:r w:rsidRPr="00EB23DA" w:rsidDel="00742468">
          <w:rPr>
            <w:lang w:val="ru-RU"/>
          </w:rPr>
          <w:delText xml:space="preserve"> </w:delText>
        </w:r>
        <w:commentRangeStart w:id="116"/>
        <w:r w:rsidDel="00742468">
          <w:rPr>
            <w:lang w:val="ru-RU"/>
          </w:rPr>
          <w:delText xml:space="preserve">В </w:delText>
        </w:r>
        <w:r w:rsidRPr="00DA31AF" w:rsidDel="00742468">
          <w:rPr>
            <w:i/>
            <w:iCs/>
          </w:rPr>
          <w:delText>Box</w:delText>
        </w:r>
        <w:r w:rsidRPr="00DA31AF" w:rsidDel="00742468">
          <w:rPr>
            <w:i/>
            <w:iCs/>
            <w:lang w:val="ru-RU"/>
          </w:rPr>
          <w:delText>_</w:delText>
        </w:r>
        <w:r w:rsidRPr="00DA31AF" w:rsidDel="00742468">
          <w:rPr>
            <w:i/>
            <w:iCs/>
          </w:rPr>
          <w:delText>Number</w:delText>
        </w:r>
        <w:r w:rsidRPr="003E2C69" w:rsidDel="00742468">
          <w:rPr>
            <w:lang w:val="ru-RU"/>
          </w:rPr>
          <w:delText xml:space="preserve"> </w:delText>
        </w:r>
        <w:commentRangeEnd w:id="116"/>
        <w:r w:rsidR="009B438D" w:rsidDel="00742468">
          <w:rPr>
            <w:rStyle w:val="af9"/>
          </w:rPr>
          <w:commentReference w:id="116"/>
        </w:r>
        <w:r w:rsidDel="00742468">
          <w:rPr>
            <w:lang w:val="ru-RU"/>
          </w:rPr>
          <w:delText xml:space="preserve">передавать </w:delText>
        </w:r>
        <w:r w:rsidR="00D61816" w:rsidDel="00742468">
          <w:rPr>
            <w:lang w:val="ru-RU"/>
          </w:rPr>
          <w:delText>сгенерированный</w:delText>
        </w:r>
        <w:r w:rsidDel="00742468">
          <w:rPr>
            <w:lang w:val="ru-RU"/>
          </w:rPr>
          <w:delText xml:space="preserve"> </w:delText>
        </w:r>
        <w:r w:rsidDel="00742468">
          <w:delText>SSCC</w:delText>
        </w:r>
        <w:r w:rsidDel="00742468">
          <w:rPr>
            <w:lang w:val="ru-RU"/>
          </w:rPr>
          <w:delText xml:space="preserve">-код (см. алгоритмы, описанные в </w:delText>
        </w:r>
        <w:r w:rsidRPr="004C4D40" w:rsidDel="00742468">
          <w:rPr>
            <w:i/>
            <w:iCs/>
            <w:lang w:val="ru-RU"/>
          </w:rPr>
          <w:delText xml:space="preserve">п. 2): </w:delText>
        </w:r>
        <w:r w:rsidDel="00742468">
          <w:rPr>
            <w:lang w:val="ru-RU"/>
          </w:rPr>
          <w:delText>учесть, что длина числового значения может составлять 18 символов.</w:delText>
        </w:r>
      </w:del>
    </w:p>
    <w:p w14:paraId="2487E9BB" w14:textId="5E4D7F26" w:rsidR="008F43A9" w:rsidDel="00742468" w:rsidRDefault="008F43A9" w:rsidP="008F43A9">
      <w:pPr>
        <w:pStyle w:val="af7"/>
        <w:numPr>
          <w:ilvl w:val="3"/>
          <w:numId w:val="12"/>
        </w:numPr>
        <w:spacing w:line="360" w:lineRule="auto"/>
        <w:rPr>
          <w:del w:id="117" w:author="Konstantin Dovzhikov (KODO.RU)" w:date="2020-12-08T15:22:00Z"/>
          <w:lang w:val="ru-RU"/>
        </w:rPr>
      </w:pPr>
      <w:del w:id="118" w:author="Konstantin Dovzhikov (KODO.RU)" w:date="2020-12-08T15:22:00Z">
        <w:r w:rsidDel="00742468">
          <w:rPr>
            <w:lang w:val="ru-RU"/>
          </w:rPr>
          <w:delText xml:space="preserve">Для всех строк в </w:delText>
        </w:r>
        <w:r w:rsidRPr="000A6DBC" w:rsidDel="00742468">
          <w:rPr>
            <w:lang w:val="ru-RU"/>
          </w:rPr>
          <w:delText>[</w:delText>
        </w:r>
        <w:r w:rsidRPr="000A6DBC" w:rsidDel="00742468">
          <w:rPr>
            <w:i/>
            <w:iCs/>
          </w:rPr>
          <w:delText>LFL</w:delText>
        </w:r>
        <w:r w:rsidRPr="000A6DBC" w:rsidDel="00742468">
          <w:rPr>
            <w:i/>
            <w:iCs/>
            <w:lang w:val="ru-RU"/>
          </w:rPr>
          <w:delText>_</w:delText>
        </w:r>
        <w:r w:rsidRPr="000A6DBC" w:rsidDel="00742468">
          <w:rPr>
            <w:i/>
            <w:iCs/>
          </w:rPr>
          <w:delText>PickingLineBufferMarking</w:delText>
        </w:r>
        <w:r w:rsidRPr="000A6DBC" w:rsidDel="00742468">
          <w:rPr>
            <w:lang w:val="ru-RU"/>
          </w:rPr>
          <w:delText>]</w:delText>
        </w:r>
        <w:r w:rsidDel="00742468">
          <w:rPr>
            <w:lang w:val="ru-RU"/>
          </w:rPr>
          <w:delText xml:space="preserve">, у которых </w:delText>
        </w:r>
        <w:r w:rsidDel="00742468">
          <w:delText>RouteId</w:delText>
        </w:r>
        <w:r w:rsidRPr="000A6DBC" w:rsidDel="00742468">
          <w:rPr>
            <w:lang w:val="ru-RU"/>
          </w:rPr>
          <w:delText xml:space="preserve"> </w:delText>
        </w:r>
        <w:r w:rsidDel="00742468">
          <w:rPr>
            <w:lang w:val="ru-RU"/>
          </w:rPr>
          <w:delText xml:space="preserve">= обрабатываемому маршруту комплектации и </w:delText>
        </w:r>
        <w:r w:rsidDel="00742468">
          <w:delText>SSCC</w:delText>
        </w:r>
        <w:r w:rsidRPr="000A6DBC" w:rsidDel="00742468">
          <w:rPr>
            <w:lang w:val="ru-RU"/>
          </w:rPr>
          <w:delText xml:space="preserve"> = </w:delText>
        </w:r>
        <w:r w:rsidDel="00742468">
          <w:rPr>
            <w:lang w:val="ru-RU"/>
          </w:rPr>
          <w:delText xml:space="preserve">пусто, заполнить </w:delText>
        </w:r>
        <w:r w:rsidDel="00742468">
          <w:delText>SSCC</w:delText>
        </w:r>
        <w:r w:rsidRPr="009F25BC" w:rsidDel="00742468">
          <w:rPr>
            <w:lang w:val="ru-RU"/>
          </w:rPr>
          <w:delText xml:space="preserve"> = </w:delText>
        </w:r>
        <w:r w:rsidDel="00742468">
          <w:rPr>
            <w:lang w:val="ru-RU"/>
          </w:rPr>
          <w:delText>сгенерированное значение; далее следовать существующим алгоритмам;</w:delText>
        </w:r>
      </w:del>
    </w:p>
    <w:p w14:paraId="2704389C" w14:textId="126043FA" w:rsidR="002D439B" w:rsidRDefault="00354DC8" w:rsidP="00354DC8">
      <w:pPr>
        <w:pStyle w:val="af7"/>
        <w:numPr>
          <w:ilvl w:val="1"/>
          <w:numId w:val="12"/>
        </w:numPr>
        <w:spacing w:line="360" w:lineRule="auto"/>
        <w:rPr>
          <w:lang w:val="ru-RU"/>
        </w:rPr>
      </w:pPr>
      <w:r>
        <w:rPr>
          <w:lang w:val="ru-RU"/>
        </w:rPr>
        <w:t>Если задание без движения по конвейеру</w:t>
      </w:r>
      <w:r w:rsidR="00BF5057">
        <w:rPr>
          <w:lang w:val="ru-RU"/>
        </w:rPr>
        <w:t>:</w:t>
      </w:r>
    </w:p>
    <w:p w14:paraId="121C7FE0" w14:textId="67ABC86C" w:rsidR="00406013" w:rsidRDefault="00966585" w:rsidP="00406013">
      <w:pPr>
        <w:pStyle w:val="af7"/>
        <w:numPr>
          <w:ilvl w:val="2"/>
          <w:numId w:val="12"/>
        </w:numPr>
        <w:spacing w:line="360" w:lineRule="auto"/>
        <w:rPr>
          <w:lang w:val="ru-RU"/>
        </w:rPr>
      </w:pPr>
      <w:r>
        <w:rPr>
          <w:lang w:val="ru-RU"/>
        </w:rPr>
        <w:t xml:space="preserve">На форме привязки грузоместа </w:t>
      </w:r>
      <w:r w:rsidR="000549DB">
        <w:rPr>
          <w:lang w:val="ru-RU"/>
        </w:rPr>
        <w:t>после сканирования значения в поле «</w:t>
      </w:r>
      <w:proofErr w:type="spellStart"/>
      <w:r w:rsidR="000549DB">
        <w:rPr>
          <w:lang w:val="ru-RU"/>
        </w:rPr>
        <w:t>Грузоместо</w:t>
      </w:r>
      <w:proofErr w:type="spellEnd"/>
      <w:r w:rsidR="000549DB">
        <w:rPr>
          <w:lang w:val="ru-RU"/>
        </w:rPr>
        <w:t xml:space="preserve">» выполнить алгоритмы </w:t>
      </w:r>
      <w:proofErr w:type="spellStart"/>
      <w:r w:rsidR="000549DB">
        <w:rPr>
          <w:lang w:val="ru-RU"/>
        </w:rPr>
        <w:t>валидации</w:t>
      </w:r>
      <w:proofErr w:type="spellEnd"/>
      <w:r w:rsidR="000549DB">
        <w:rPr>
          <w:lang w:val="ru-RU"/>
        </w:rPr>
        <w:t xml:space="preserve"> сканируемого значения, описанные в п. </w:t>
      </w:r>
      <w:r w:rsidR="000549DB" w:rsidRPr="001806E7">
        <w:rPr>
          <w:i/>
          <w:iCs/>
          <w:lang w:val="ru-RU"/>
        </w:rPr>
        <w:t>3</w:t>
      </w:r>
      <w:r w:rsidR="000549DB">
        <w:rPr>
          <w:lang w:val="ru-RU"/>
        </w:rPr>
        <w:t>;</w:t>
      </w:r>
    </w:p>
    <w:p w14:paraId="377FFB5A" w14:textId="2AC13ECC" w:rsidR="00E2367B" w:rsidRDefault="001D2537" w:rsidP="00406013">
      <w:pPr>
        <w:pStyle w:val="af7"/>
        <w:numPr>
          <w:ilvl w:val="2"/>
          <w:numId w:val="12"/>
        </w:numPr>
        <w:spacing w:line="360" w:lineRule="auto"/>
        <w:rPr>
          <w:lang w:val="ru-RU"/>
        </w:rPr>
      </w:pPr>
      <w:r>
        <w:rPr>
          <w:lang w:val="ru-RU"/>
        </w:rPr>
        <w:t xml:space="preserve">Если проверка </w:t>
      </w:r>
      <w:r>
        <w:t>SSCC</w:t>
      </w:r>
      <w:r w:rsidRPr="001D2537">
        <w:rPr>
          <w:lang w:val="ru-RU"/>
        </w:rPr>
        <w:t>-</w:t>
      </w:r>
      <w:r>
        <w:rPr>
          <w:lang w:val="ru-RU"/>
        </w:rPr>
        <w:t>кода</w:t>
      </w:r>
      <w:r w:rsidR="00CE7570">
        <w:rPr>
          <w:lang w:val="ru-RU"/>
        </w:rPr>
        <w:t xml:space="preserve"> </w:t>
      </w:r>
      <w:r>
        <w:rPr>
          <w:lang w:val="ru-RU"/>
        </w:rPr>
        <w:t>не пройдена, вывести ошибку: «</w:t>
      </w:r>
      <w:r w:rsidR="00410427">
        <w:rPr>
          <w:lang w:val="ru-RU"/>
        </w:rPr>
        <w:t xml:space="preserve">Требуется сканировать </w:t>
      </w:r>
      <w:r w:rsidR="00410427">
        <w:t>SSCC</w:t>
      </w:r>
      <w:r w:rsidR="00410427">
        <w:rPr>
          <w:lang w:val="ru-RU"/>
        </w:rPr>
        <w:t>-код короба. Если код на коробе отсутствует, нажмите кнопку «Пропустить сканирование» для передачи грузоместа на конвейер.</w:t>
      </w:r>
      <w:r>
        <w:rPr>
          <w:lang w:val="ru-RU"/>
        </w:rPr>
        <w:t>»</w:t>
      </w:r>
      <w:r w:rsidR="00455DD7">
        <w:rPr>
          <w:lang w:val="ru-RU"/>
        </w:rPr>
        <w:t>;</w:t>
      </w:r>
    </w:p>
    <w:p w14:paraId="4434C29B" w14:textId="31F754BC" w:rsidR="001D2537" w:rsidRDefault="00CE7570" w:rsidP="00406013">
      <w:pPr>
        <w:pStyle w:val="af7"/>
        <w:numPr>
          <w:ilvl w:val="2"/>
          <w:numId w:val="12"/>
        </w:numPr>
        <w:spacing w:line="360" w:lineRule="auto"/>
        <w:rPr>
          <w:lang w:val="ru-RU"/>
        </w:rPr>
      </w:pPr>
      <w:r>
        <w:rPr>
          <w:lang w:val="ru-RU"/>
        </w:rPr>
        <w:t xml:space="preserve">Если проверка </w:t>
      </w:r>
      <w:r>
        <w:t>SSCC</w:t>
      </w:r>
      <w:r w:rsidRPr="00CE7570">
        <w:rPr>
          <w:lang w:val="ru-RU"/>
        </w:rPr>
        <w:t>-</w:t>
      </w:r>
      <w:r>
        <w:rPr>
          <w:lang w:val="ru-RU"/>
        </w:rPr>
        <w:t>код пройдена (корректный</w:t>
      </w:r>
      <w:r w:rsidRPr="0071689F">
        <w:rPr>
          <w:lang w:val="ru-RU"/>
        </w:rPr>
        <w:t xml:space="preserve"> </w:t>
      </w:r>
      <w:r>
        <w:t>SSCC</w:t>
      </w:r>
      <w:r w:rsidRPr="0071689F">
        <w:rPr>
          <w:lang w:val="ru-RU"/>
        </w:rPr>
        <w:t>-</w:t>
      </w:r>
      <w:r>
        <w:rPr>
          <w:lang w:val="ru-RU"/>
        </w:rPr>
        <w:t>код)</w:t>
      </w:r>
      <w:r w:rsidR="00FA2E6C">
        <w:rPr>
          <w:lang w:val="ru-RU"/>
        </w:rPr>
        <w:t>:</w:t>
      </w:r>
    </w:p>
    <w:p w14:paraId="7ADD9F88" w14:textId="35546FD3" w:rsidR="005176E0" w:rsidRDefault="005176E0" w:rsidP="005176E0">
      <w:pPr>
        <w:pStyle w:val="af7"/>
        <w:numPr>
          <w:ilvl w:val="3"/>
          <w:numId w:val="12"/>
        </w:numPr>
        <w:spacing w:line="360" w:lineRule="auto"/>
        <w:rPr>
          <w:lang w:val="ru-RU"/>
        </w:rPr>
      </w:pPr>
      <w:r>
        <w:rPr>
          <w:lang w:val="ru-RU"/>
        </w:rPr>
        <w:t xml:space="preserve">Для всех строк в </w:t>
      </w:r>
      <w:r w:rsidRPr="000A6DBC">
        <w:rPr>
          <w:lang w:val="ru-RU"/>
        </w:rPr>
        <w:t>[</w:t>
      </w:r>
      <w:r w:rsidRPr="000A6DBC">
        <w:rPr>
          <w:i/>
          <w:iCs/>
        </w:rPr>
        <w:t>LFL</w:t>
      </w:r>
      <w:r w:rsidRPr="000A6DBC">
        <w:rPr>
          <w:i/>
          <w:iCs/>
          <w:lang w:val="ru-RU"/>
        </w:rPr>
        <w:t>_</w:t>
      </w:r>
      <w:proofErr w:type="spellStart"/>
      <w:r w:rsidRPr="000A6DBC">
        <w:rPr>
          <w:i/>
          <w:iCs/>
        </w:rPr>
        <w:t>PickingLineBufferMarking</w:t>
      </w:r>
      <w:proofErr w:type="spellEnd"/>
      <w:r w:rsidRPr="000A6DBC">
        <w:rPr>
          <w:lang w:val="ru-RU"/>
        </w:rPr>
        <w:t>]</w:t>
      </w:r>
      <w:r>
        <w:rPr>
          <w:lang w:val="ru-RU"/>
        </w:rPr>
        <w:t xml:space="preserve">, у которых </w:t>
      </w:r>
      <w:proofErr w:type="spellStart"/>
      <w:r>
        <w:t>RouteId</w:t>
      </w:r>
      <w:proofErr w:type="spellEnd"/>
      <w:r w:rsidRPr="000A6DBC">
        <w:rPr>
          <w:lang w:val="ru-RU"/>
        </w:rPr>
        <w:t xml:space="preserve"> </w:t>
      </w:r>
      <w:r>
        <w:rPr>
          <w:lang w:val="ru-RU"/>
        </w:rPr>
        <w:t>= обрабатываемому маршруту комплектации</w:t>
      </w:r>
      <w:ins w:id="119" w:author="Довжиков Константин (Подрядчик Columbus)" w:date="2020-12-11T14:52:00Z">
        <w:r w:rsidR="00202E36">
          <w:rPr>
            <w:lang w:val="ru-RU"/>
          </w:rPr>
          <w:t xml:space="preserve">, </w:t>
        </w:r>
        <w:proofErr w:type="spellStart"/>
        <w:r w:rsidR="00202E36" w:rsidRPr="00CA4F58">
          <w:rPr>
            <w:i/>
            <w:iCs/>
          </w:rPr>
          <w:t>isDefect</w:t>
        </w:r>
        <w:proofErr w:type="spellEnd"/>
        <w:r w:rsidR="00202E36" w:rsidRPr="00CA4F58">
          <w:rPr>
            <w:lang w:val="ru-RU"/>
          </w:rPr>
          <w:t xml:space="preserve"> = </w:t>
        </w:r>
        <w:r w:rsidR="00202E36" w:rsidRPr="00CA4F58">
          <w:rPr>
            <w:i/>
            <w:iCs/>
          </w:rPr>
          <w:t>false</w:t>
        </w:r>
      </w:ins>
      <w:r>
        <w:rPr>
          <w:lang w:val="ru-RU"/>
        </w:rPr>
        <w:t xml:space="preserve"> и </w:t>
      </w:r>
      <w:r>
        <w:t>SSCC</w:t>
      </w:r>
      <w:r w:rsidRPr="000A6DBC">
        <w:rPr>
          <w:lang w:val="ru-RU"/>
        </w:rPr>
        <w:t xml:space="preserve"> = </w:t>
      </w:r>
      <w:r>
        <w:rPr>
          <w:lang w:val="ru-RU"/>
        </w:rPr>
        <w:t xml:space="preserve">пусто, заполнить </w:t>
      </w:r>
      <w:r>
        <w:t>SSCC</w:t>
      </w:r>
      <w:r w:rsidRPr="009F25BC">
        <w:rPr>
          <w:lang w:val="ru-RU"/>
        </w:rPr>
        <w:t xml:space="preserve"> = </w:t>
      </w:r>
      <w:r>
        <w:rPr>
          <w:lang w:val="ru-RU"/>
        </w:rPr>
        <w:t>отсканированное значение; далее следовать существующим алгоритмам;</w:t>
      </w:r>
    </w:p>
    <w:p w14:paraId="4538EC44" w14:textId="77777777" w:rsidR="00FB7517" w:rsidRDefault="00FB7517" w:rsidP="00FB7517">
      <w:pPr>
        <w:pStyle w:val="af7"/>
        <w:numPr>
          <w:ilvl w:val="2"/>
          <w:numId w:val="12"/>
        </w:numPr>
        <w:spacing w:line="360" w:lineRule="auto"/>
        <w:rPr>
          <w:lang w:val="ru-RU"/>
        </w:rPr>
      </w:pPr>
      <w:r>
        <w:rPr>
          <w:lang w:val="ru-RU"/>
        </w:rPr>
        <w:t>Если нажата кнопка «Пропустить сканирование» (кнопка доступна для нажатия до тех пор, пока активно для сканирования поле «Грузоместо»):</w:t>
      </w:r>
    </w:p>
    <w:p w14:paraId="33CCCBCA" w14:textId="6DC03FB0" w:rsidR="00FB7517" w:rsidDel="00D1671F" w:rsidRDefault="00FB7517" w:rsidP="00FB7517">
      <w:pPr>
        <w:pStyle w:val="af7"/>
        <w:numPr>
          <w:ilvl w:val="3"/>
          <w:numId w:val="12"/>
        </w:numPr>
        <w:spacing w:line="360" w:lineRule="auto"/>
        <w:rPr>
          <w:del w:id="120" w:author="Довжиков Константин (Подрядчик Columbus)" w:date="2020-12-11T14:57:00Z"/>
          <w:lang w:val="ru-RU"/>
        </w:rPr>
      </w:pPr>
      <w:del w:id="121" w:author="Довжиков Константин (Подрядчик Columbus)" w:date="2020-12-11T14:57:00Z">
        <w:r w:rsidDel="00D1671F">
          <w:rPr>
            <w:lang w:val="ru-RU"/>
          </w:rPr>
          <w:delText>Формировать задание для конвейера, для этого:</w:delText>
        </w:r>
      </w:del>
    </w:p>
    <w:p w14:paraId="52B2CB1D" w14:textId="5D27C28E" w:rsidR="00FB7517" w:rsidDel="00D1671F" w:rsidRDefault="00FB7517" w:rsidP="00FB7517">
      <w:pPr>
        <w:pStyle w:val="af7"/>
        <w:numPr>
          <w:ilvl w:val="4"/>
          <w:numId w:val="12"/>
        </w:numPr>
        <w:spacing w:line="360" w:lineRule="auto"/>
        <w:rPr>
          <w:del w:id="122" w:author="Довжиков Константин (Подрядчик Columbus)" w:date="2020-12-11T14:57:00Z"/>
          <w:lang w:val="ru-RU"/>
        </w:rPr>
      </w:pPr>
      <w:del w:id="123" w:author="Довжиков Константин (Подрядчик Columbus)" w:date="2020-12-11T14:57:00Z">
        <w:r w:rsidDel="00D1671F">
          <w:rPr>
            <w:lang w:val="ru-RU"/>
          </w:rPr>
          <w:delText xml:space="preserve">По существующим алгоритмам создавать записи в таблицах </w:delText>
        </w:r>
        <w:r w:rsidRPr="00EB23DA" w:rsidDel="00D1671F">
          <w:rPr>
            <w:lang w:val="ru-RU"/>
          </w:rPr>
          <w:delText>[</w:delText>
        </w:r>
        <w:r w:rsidRPr="007C4461" w:rsidDel="00D1671F">
          <w:rPr>
            <w:i/>
            <w:iCs/>
          </w:rPr>
          <w:delText>LFL</w:delText>
        </w:r>
        <w:r w:rsidRPr="007C4461" w:rsidDel="00D1671F">
          <w:rPr>
            <w:i/>
            <w:iCs/>
            <w:lang w:val="ru-RU"/>
          </w:rPr>
          <w:delText>_</w:delText>
        </w:r>
        <w:r w:rsidRPr="007C4461" w:rsidDel="00D1671F">
          <w:rPr>
            <w:i/>
            <w:iCs/>
          </w:rPr>
          <w:delText>CNVTransferLetSSI</w:delText>
        </w:r>
        <w:r w:rsidRPr="00EB23DA" w:rsidDel="00D1671F">
          <w:rPr>
            <w:lang w:val="ru-RU"/>
          </w:rPr>
          <w:delText>]</w:delText>
        </w:r>
        <w:r w:rsidDel="00D1671F">
          <w:rPr>
            <w:lang w:val="ru-RU"/>
          </w:rPr>
          <w:delText xml:space="preserve">, </w:delText>
        </w:r>
        <w:r w:rsidRPr="00EB23DA" w:rsidDel="00D1671F">
          <w:rPr>
            <w:lang w:val="ru-RU"/>
          </w:rPr>
          <w:delText>[</w:delText>
        </w:r>
        <w:r w:rsidRPr="007C4461" w:rsidDel="00D1671F">
          <w:rPr>
            <w:i/>
            <w:iCs/>
          </w:rPr>
          <w:delText>LFL</w:delText>
        </w:r>
        <w:r w:rsidRPr="007C4461" w:rsidDel="00D1671F">
          <w:rPr>
            <w:i/>
            <w:iCs/>
            <w:lang w:val="ru-RU"/>
          </w:rPr>
          <w:delText>_</w:delText>
        </w:r>
        <w:r w:rsidRPr="007C4461" w:rsidDel="00D1671F">
          <w:rPr>
            <w:i/>
            <w:iCs/>
          </w:rPr>
          <w:delText>CNVTransportOrderInsert</w:delText>
        </w:r>
        <w:r w:rsidRPr="00EB23DA" w:rsidDel="00D1671F">
          <w:rPr>
            <w:lang w:val="ru-RU"/>
          </w:rPr>
          <w:delText>]</w:delText>
        </w:r>
      </w:del>
      <w:del w:id="124" w:author="Довжиков Константин (Подрядчик Columbus)" w:date="2020-12-11T14:55:00Z">
        <w:r w:rsidDel="00202E36">
          <w:rPr>
            <w:lang w:val="ru-RU"/>
          </w:rPr>
          <w:delText>.</w:delText>
        </w:r>
        <w:r w:rsidRPr="00EB23DA" w:rsidDel="00202E36">
          <w:rPr>
            <w:lang w:val="ru-RU"/>
          </w:rPr>
          <w:delText xml:space="preserve"> </w:delText>
        </w:r>
        <w:r w:rsidDel="00202E36">
          <w:rPr>
            <w:lang w:val="ru-RU"/>
          </w:rPr>
          <w:delText xml:space="preserve">В </w:delText>
        </w:r>
        <w:r w:rsidRPr="00DA31AF" w:rsidDel="00202E36">
          <w:rPr>
            <w:i/>
            <w:iCs/>
          </w:rPr>
          <w:delText>Box</w:delText>
        </w:r>
        <w:r w:rsidRPr="00DA31AF" w:rsidDel="00202E36">
          <w:rPr>
            <w:i/>
            <w:iCs/>
            <w:lang w:val="ru-RU"/>
          </w:rPr>
          <w:delText>_</w:delText>
        </w:r>
        <w:r w:rsidRPr="00DA31AF" w:rsidDel="00202E36">
          <w:rPr>
            <w:i/>
            <w:iCs/>
          </w:rPr>
          <w:delText>Number</w:delText>
        </w:r>
        <w:r w:rsidRPr="003E2C69" w:rsidDel="00202E36">
          <w:rPr>
            <w:lang w:val="ru-RU"/>
          </w:rPr>
          <w:delText xml:space="preserve"> </w:delText>
        </w:r>
        <w:r w:rsidDel="00202E36">
          <w:rPr>
            <w:lang w:val="ru-RU"/>
          </w:rPr>
          <w:delText xml:space="preserve">передавать генерируемый </w:delText>
        </w:r>
        <w:r w:rsidDel="00202E36">
          <w:delText>SSCC</w:delText>
        </w:r>
        <w:r w:rsidDel="00202E36">
          <w:rPr>
            <w:lang w:val="ru-RU"/>
          </w:rPr>
          <w:delText xml:space="preserve">-код (см. алгоритмы, описанные в </w:delText>
        </w:r>
        <w:r w:rsidRPr="004C4D40" w:rsidDel="00202E36">
          <w:rPr>
            <w:i/>
            <w:iCs/>
            <w:lang w:val="ru-RU"/>
          </w:rPr>
          <w:delText xml:space="preserve">п. 2): </w:delText>
        </w:r>
        <w:r w:rsidDel="00202E36">
          <w:rPr>
            <w:lang w:val="ru-RU"/>
          </w:rPr>
          <w:delText>учесть, что длина числового значения может составлять 18 символов.</w:delText>
        </w:r>
      </w:del>
    </w:p>
    <w:p w14:paraId="46B833BA" w14:textId="77777777" w:rsidR="00D1671F" w:rsidRDefault="00FB7517" w:rsidP="004114F4">
      <w:pPr>
        <w:pStyle w:val="af7"/>
        <w:numPr>
          <w:ilvl w:val="3"/>
          <w:numId w:val="12"/>
        </w:numPr>
        <w:spacing w:line="360" w:lineRule="auto"/>
        <w:rPr>
          <w:ins w:id="125" w:author="Довжиков Константин (Подрядчик Columbus)" w:date="2020-12-11T14:57:00Z"/>
          <w:lang w:val="ru-RU"/>
        </w:rPr>
      </w:pPr>
      <w:r>
        <w:rPr>
          <w:lang w:val="ru-RU"/>
        </w:rPr>
        <w:t xml:space="preserve">Пропускать сканирование </w:t>
      </w:r>
      <w:proofErr w:type="spellStart"/>
      <w:r>
        <w:rPr>
          <w:lang w:val="ru-RU"/>
        </w:rPr>
        <w:t>грузомест</w:t>
      </w:r>
      <w:ins w:id="126" w:author="Довжиков Константин (Подрядчик Columbus)" w:date="2020-12-11T14:56:00Z">
        <w:r w:rsidR="00202E36">
          <w:rPr>
            <w:lang w:val="ru-RU"/>
          </w:rPr>
          <w:t>а</w:t>
        </w:r>
        <w:proofErr w:type="spellEnd"/>
        <w:r w:rsidR="00202E36">
          <w:rPr>
            <w:lang w:val="ru-RU"/>
          </w:rPr>
          <w:t>,</w:t>
        </w:r>
      </w:ins>
      <w:ins w:id="127" w:author="Довжиков Константин (Подрядчик Columbus)" w:date="2020-12-11T14:57:00Z">
        <w:r w:rsidR="00202E36">
          <w:rPr>
            <w:lang w:val="ru-RU"/>
          </w:rPr>
          <w:t xml:space="preserve"> выполнить алгоритмы, описанные в п.</w:t>
        </w:r>
      </w:ins>
      <w:ins w:id="128" w:author="Довжиков Константин (Подрядчик Columbus)" w:date="2020-12-11T14:56:00Z">
        <w:r w:rsidR="00202E36">
          <w:rPr>
            <w:lang w:val="ru-RU"/>
          </w:rPr>
          <w:t xml:space="preserve"> </w:t>
        </w:r>
        <w:r w:rsidR="00202E36" w:rsidRPr="00202E36">
          <w:rPr>
            <w:i/>
            <w:lang w:val="ru-RU"/>
            <w:rPrChange w:id="129" w:author="Довжиков Константин (Подрядчик Columbus)" w:date="2020-12-11T14:57:00Z">
              <w:rPr>
                <w:lang w:val="ru-RU"/>
              </w:rPr>
            </w:rPrChange>
          </w:rPr>
          <w:t xml:space="preserve">4.5.5 </w:t>
        </w:r>
      </w:ins>
      <w:ins w:id="130" w:author="Довжиков Константин (Подрядчик Columbus)" w:date="2020-12-11T14:57:00Z">
        <w:r w:rsidR="00202E36" w:rsidRPr="00202E36">
          <w:rPr>
            <w:i/>
            <w:lang w:val="ru-RU"/>
            <w:rPrChange w:id="131" w:author="Довжиков Константин (Подрядчик Columbus)" w:date="2020-12-11T14:57:00Z">
              <w:rPr>
                <w:lang w:val="ru-RU"/>
              </w:rPr>
            </w:rPrChange>
          </w:rPr>
          <w:t>–</w:t>
        </w:r>
      </w:ins>
      <w:ins w:id="132" w:author="Довжиков Константин (Подрядчик Columbus)" w:date="2020-12-11T14:56:00Z">
        <w:r w:rsidR="00202E36" w:rsidRPr="00202E36">
          <w:rPr>
            <w:i/>
            <w:lang w:val="ru-RU"/>
            <w:rPrChange w:id="133" w:author="Довжиков Константин (Подрядчик Columbus)" w:date="2020-12-11T14:57:00Z">
              <w:rPr>
                <w:lang w:val="ru-RU"/>
              </w:rPr>
            </w:rPrChange>
          </w:rPr>
          <w:t xml:space="preserve"> 4.</w:t>
        </w:r>
      </w:ins>
      <w:ins w:id="134" w:author="Довжиков Константин (Подрядчик Columbus)" w:date="2020-12-11T14:57:00Z">
        <w:r w:rsidR="00202E36" w:rsidRPr="00202E36">
          <w:rPr>
            <w:i/>
            <w:lang w:val="ru-RU"/>
            <w:rPrChange w:id="135" w:author="Довжиков Константин (Подрядчик Columbus)" w:date="2020-12-11T14:57:00Z">
              <w:rPr>
                <w:lang w:val="ru-RU"/>
              </w:rPr>
            </w:rPrChange>
          </w:rPr>
          <w:t>5.5.1</w:t>
        </w:r>
        <w:r w:rsidR="00202E36">
          <w:rPr>
            <w:lang w:val="ru-RU"/>
          </w:rPr>
          <w:t>;</w:t>
        </w:r>
        <w:bookmarkStart w:id="136" w:name="_GoBack"/>
        <w:bookmarkEnd w:id="136"/>
      </w:ins>
    </w:p>
    <w:p w14:paraId="787A72D5" w14:textId="4A90D47C" w:rsidR="004B105C" w:rsidRPr="004114F4" w:rsidRDefault="00D1671F" w:rsidP="004114F4">
      <w:pPr>
        <w:pStyle w:val="af7"/>
        <w:numPr>
          <w:ilvl w:val="3"/>
          <w:numId w:val="12"/>
        </w:numPr>
        <w:spacing w:line="360" w:lineRule="auto"/>
        <w:rPr>
          <w:lang w:val="ru-RU"/>
        </w:rPr>
      </w:pPr>
      <w:ins w:id="137" w:author="Довжиков Константин (Подрядчик Columbus)" w:date="2020-12-11T14:57:00Z">
        <w:r>
          <w:rPr>
            <w:lang w:val="ru-RU"/>
          </w:rPr>
          <w:t>Далее следовать существующим алгоритмам;</w:t>
        </w:r>
      </w:ins>
      <w:del w:id="138" w:author="Довжиков Константин (Подрядчик Columbus)" w:date="2020-12-11T14:56:00Z">
        <w:r w:rsidR="00FB7517" w:rsidDel="00202E36">
          <w:rPr>
            <w:lang w:val="ru-RU"/>
          </w:rPr>
          <w:delText>а и далее следовать существующим алгоритмам;</w:delText>
        </w:r>
      </w:del>
    </w:p>
    <w:p w14:paraId="29577324" w14:textId="203B30AB" w:rsidR="00190C71" w:rsidRDefault="00441903" w:rsidP="00441903">
      <w:pPr>
        <w:pStyle w:val="af7"/>
        <w:numPr>
          <w:ilvl w:val="0"/>
          <w:numId w:val="12"/>
        </w:numPr>
        <w:spacing w:line="360" w:lineRule="auto"/>
        <w:rPr>
          <w:ins w:id="139" w:author="Konstantin Dovzhikov (KODO.RU)" w:date="2020-12-08T15:37:00Z"/>
          <w:lang w:val="ru-RU"/>
        </w:rPr>
      </w:pPr>
      <w:r>
        <w:rPr>
          <w:lang w:val="ru-RU"/>
        </w:rPr>
        <w:t>Внести изменения в алгоритмы</w:t>
      </w:r>
      <w:r w:rsidR="007425F6">
        <w:rPr>
          <w:lang w:val="ru-RU"/>
        </w:rPr>
        <w:t xml:space="preserve"> печати этикетки отгрузки</w:t>
      </w:r>
      <w:r w:rsidR="00163A50">
        <w:rPr>
          <w:lang w:val="ru-RU"/>
        </w:rPr>
        <w:t xml:space="preserve"> </w:t>
      </w:r>
      <w:r>
        <w:rPr>
          <w:lang w:val="ru-RU"/>
        </w:rPr>
        <w:t xml:space="preserve">(печать, например, можно вызвать из формы «Паллеты» </w:t>
      </w:r>
      <w:r w:rsidRPr="00441903">
        <w:rPr>
          <w:lang w:val="ru-RU"/>
        </w:rPr>
        <w:t>[</w:t>
      </w:r>
      <w:proofErr w:type="spellStart"/>
      <w:r w:rsidRPr="002A3983">
        <w:rPr>
          <w:i/>
          <w:iCs/>
        </w:rPr>
        <w:t>WMSPallet</w:t>
      </w:r>
      <w:proofErr w:type="spellEnd"/>
      <w:r w:rsidRPr="00441903">
        <w:rPr>
          <w:lang w:val="ru-RU"/>
        </w:rPr>
        <w:t>]</w:t>
      </w:r>
      <w:r>
        <w:rPr>
          <w:lang w:val="ru-RU"/>
        </w:rPr>
        <w:t xml:space="preserve">, кнопка </w:t>
      </w:r>
      <w:r w:rsidR="001009EA">
        <w:rPr>
          <w:lang w:val="ru-RU"/>
        </w:rPr>
        <w:t xml:space="preserve">«Печать» </w:t>
      </w:r>
      <w:r w:rsidR="001009EA">
        <w:sym w:font="Wingdings" w:char="F0E0"/>
      </w:r>
      <w:r w:rsidR="001009EA" w:rsidRPr="001009EA">
        <w:rPr>
          <w:lang w:val="ru-RU"/>
        </w:rPr>
        <w:t xml:space="preserve"> </w:t>
      </w:r>
      <w:r w:rsidR="001009EA">
        <w:rPr>
          <w:lang w:val="ru-RU"/>
        </w:rPr>
        <w:t>«Этикетка отгрузки»</w:t>
      </w:r>
      <w:r>
        <w:rPr>
          <w:lang w:val="ru-RU"/>
        </w:rPr>
        <w:t>)</w:t>
      </w:r>
      <w:r w:rsidR="00686CCD">
        <w:rPr>
          <w:lang w:val="ru-RU"/>
        </w:rPr>
        <w:t>:</w:t>
      </w:r>
    </w:p>
    <w:p w14:paraId="19C6D01D" w14:textId="0F463419" w:rsidR="001217F7" w:rsidRDefault="001217F7" w:rsidP="001217F7">
      <w:pPr>
        <w:pStyle w:val="af7"/>
        <w:numPr>
          <w:ilvl w:val="1"/>
          <w:numId w:val="12"/>
        </w:numPr>
        <w:spacing w:line="360" w:lineRule="auto"/>
        <w:rPr>
          <w:ins w:id="140" w:author="Konstantin Dovzhikov (KODO.RU)" w:date="2020-12-08T15:37:00Z"/>
          <w:lang w:val="ru-RU"/>
        </w:rPr>
      </w:pPr>
      <w:ins w:id="141" w:author="Konstantin Dovzhikov (KODO.RU)" w:date="2020-12-08T15:37:00Z">
        <w:r>
          <w:rPr>
            <w:lang w:val="ru-RU"/>
          </w:rPr>
          <w:t xml:space="preserve">Определить </w:t>
        </w:r>
        <w:r w:rsidR="00B927D4">
          <w:rPr>
            <w:lang w:val="ru-RU"/>
          </w:rPr>
          <w:t>значение поля «Заказ на продажу»;</w:t>
        </w:r>
      </w:ins>
    </w:p>
    <w:p w14:paraId="13495DFB" w14:textId="26892C34" w:rsidR="00553601" w:rsidRDefault="00553601" w:rsidP="001217F7">
      <w:pPr>
        <w:pStyle w:val="af7"/>
        <w:numPr>
          <w:ilvl w:val="1"/>
          <w:numId w:val="12"/>
        </w:numPr>
        <w:spacing w:line="360" w:lineRule="auto"/>
        <w:rPr>
          <w:ins w:id="142" w:author="Konstantin Dovzhikov (KODO.RU)" w:date="2020-12-08T15:39:00Z"/>
          <w:lang w:val="ru-RU"/>
        </w:rPr>
      </w:pPr>
      <w:ins w:id="143" w:author="Konstantin Dovzhikov (KODO.RU)" w:date="2020-12-08T15:37:00Z">
        <w:r>
          <w:rPr>
            <w:lang w:val="ru-RU"/>
          </w:rPr>
          <w:t xml:space="preserve">В связанной строке в таблице «Заказы на продажу» </w:t>
        </w:r>
        <w:r w:rsidRPr="00553601">
          <w:rPr>
            <w:lang w:val="ru-RU"/>
            <w:rPrChange w:id="144" w:author="Konstantin Dovzhikov (KODO.RU)" w:date="2020-12-08T15:37:00Z">
              <w:rPr/>
            </w:rPrChange>
          </w:rPr>
          <w:t>[</w:t>
        </w:r>
        <w:proofErr w:type="spellStart"/>
        <w:r w:rsidRPr="00553601">
          <w:rPr>
            <w:i/>
            <w:iCs/>
            <w:rPrChange w:id="145" w:author="Konstantin Dovzhikov (KODO.RU)" w:date="2020-12-08T15:38:00Z">
              <w:rPr/>
            </w:rPrChange>
          </w:rPr>
          <w:t>SalesTable</w:t>
        </w:r>
        <w:proofErr w:type="spellEnd"/>
        <w:r w:rsidRPr="00553601">
          <w:rPr>
            <w:lang w:val="ru-RU"/>
            <w:rPrChange w:id="146" w:author="Konstantin Dovzhikov (KODO.RU)" w:date="2020-12-08T15:37:00Z">
              <w:rPr/>
            </w:rPrChange>
          </w:rPr>
          <w:t>]</w:t>
        </w:r>
      </w:ins>
      <w:ins w:id="147" w:author="Konstantin Dovzhikov (KODO.RU)" w:date="2020-12-08T15:38:00Z">
        <w:r w:rsidRPr="00553601">
          <w:rPr>
            <w:lang w:val="ru-RU"/>
            <w:rPrChange w:id="148" w:author="Konstantin Dovzhikov (KODO.RU)" w:date="2020-12-08T15:38:00Z">
              <w:rPr/>
            </w:rPrChange>
          </w:rPr>
          <w:t xml:space="preserve"> </w:t>
        </w:r>
      </w:ins>
      <w:ins w:id="149" w:author="Konstantin Dovzhikov (KODO.RU)" w:date="2020-12-08T15:39:00Z">
        <w:r w:rsidR="00D250BF">
          <w:rPr>
            <w:lang w:val="ru-RU"/>
          </w:rPr>
          <w:t xml:space="preserve">определить значение поля </w:t>
        </w:r>
        <w:r w:rsidR="0057644C">
          <w:rPr>
            <w:lang w:val="ru-RU"/>
          </w:rPr>
          <w:t>«</w:t>
        </w:r>
        <w:r w:rsidR="00C5198B">
          <w:rPr>
            <w:lang w:val="ru-RU"/>
          </w:rPr>
          <w:t>Счет клиента</w:t>
        </w:r>
        <w:r w:rsidR="0057644C">
          <w:rPr>
            <w:lang w:val="ru-RU"/>
          </w:rPr>
          <w:t>»</w:t>
        </w:r>
        <w:r w:rsidR="00572BA4">
          <w:rPr>
            <w:lang w:val="ru-RU"/>
          </w:rPr>
          <w:t>;</w:t>
        </w:r>
      </w:ins>
    </w:p>
    <w:p w14:paraId="777194AA" w14:textId="6059EEDC" w:rsidR="0048374C" w:rsidRDefault="0048374C" w:rsidP="001217F7">
      <w:pPr>
        <w:pStyle w:val="af7"/>
        <w:numPr>
          <w:ilvl w:val="1"/>
          <w:numId w:val="12"/>
        </w:numPr>
        <w:spacing w:line="360" w:lineRule="auto"/>
        <w:rPr>
          <w:ins w:id="150" w:author="Konstantin Dovzhikov (KODO.RU)" w:date="2020-12-08T15:40:00Z"/>
          <w:lang w:val="ru-RU"/>
        </w:rPr>
      </w:pPr>
      <w:ins w:id="151" w:author="Konstantin Dovzhikov (KODO.RU)" w:date="2020-12-08T15:39:00Z">
        <w:r>
          <w:rPr>
            <w:lang w:val="ru-RU"/>
          </w:rPr>
          <w:t xml:space="preserve">В форме «Клиенты» </w:t>
        </w:r>
        <w:r w:rsidRPr="0048374C">
          <w:rPr>
            <w:lang w:val="ru-RU"/>
            <w:rPrChange w:id="152" w:author="Konstantin Dovzhikov (KODO.RU)" w:date="2020-12-08T15:39:00Z">
              <w:rPr/>
            </w:rPrChange>
          </w:rPr>
          <w:t>[</w:t>
        </w:r>
        <w:proofErr w:type="spellStart"/>
        <w:r w:rsidRPr="0048374C">
          <w:rPr>
            <w:i/>
            <w:iCs/>
            <w:rPrChange w:id="153" w:author="Konstantin Dovzhikov (KODO.RU)" w:date="2020-12-08T15:39:00Z">
              <w:rPr/>
            </w:rPrChange>
          </w:rPr>
          <w:t>CustTable</w:t>
        </w:r>
        <w:proofErr w:type="spellEnd"/>
        <w:r w:rsidRPr="0048374C">
          <w:rPr>
            <w:lang w:val="ru-RU"/>
            <w:rPrChange w:id="154" w:author="Konstantin Dovzhikov (KODO.RU)" w:date="2020-12-08T15:39:00Z">
              <w:rPr/>
            </w:rPrChange>
          </w:rPr>
          <w:t xml:space="preserve">] </w:t>
        </w:r>
      </w:ins>
      <w:ins w:id="155" w:author="Konstantin Dovzhikov (KODO.RU)" w:date="2020-12-08T15:40:00Z">
        <w:r w:rsidR="00FD0A18">
          <w:rPr>
            <w:lang w:val="ru-RU"/>
          </w:rPr>
          <w:t xml:space="preserve">выполнить поиск строки по полю «Счет клиента» и определить в ней значение поля «Использовать </w:t>
        </w:r>
        <w:r w:rsidR="00FD0A18">
          <w:t>SSCC</w:t>
        </w:r>
        <w:r w:rsidR="00FD0A18">
          <w:rPr>
            <w:lang w:val="ru-RU"/>
          </w:rPr>
          <w:t>»</w:t>
        </w:r>
        <w:r w:rsidR="00E232F9">
          <w:rPr>
            <w:lang w:val="ru-RU"/>
          </w:rPr>
          <w:t>:</w:t>
        </w:r>
      </w:ins>
    </w:p>
    <w:p w14:paraId="752D546C" w14:textId="7B4B1B81" w:rsidR="00F625DA" w:rsidRDefault="00F625DA" w:rsidP="001217F7">
      <w:pPr>
        <w:pStyle w:val="af7"/>
        <w:numPr>
          <w:ilvl w:val="1"/>
          <w:numId w:val="12"/>
        </w:numPr>
        <w:spacing w:line="360" w:lineRule="auto"/>
        <w:rPr>
          <w:ins w:id="156" w:author="Konstantin Dovzhikov (KODO.RU)" w:date="2020-12-08T15:40:00Z"/>
          <w:lang w:val="ru-RU"/>
        </w:rPr>
      </w:pPr>
      <w:ins w:id="157" w:author="Konstantin Dovzhikov (KODO.RU)" w:date="2020-12-08T15:40:00Z">
        <w:r>
          <w:rPr>
            <w:lang w:val="ru-RU"/>
          </w:rPr>
          <w:t xml:space="preserve">Если «Использовать </w:t>
        </w:r>
        <w:r>
          <w:t>SSCC</w:t>
        </w:r>
        <w:r>
          <w:rPr>
            <w:lang w:val="ru-RU"/>
          </w:rPr>
          <w:t>» = Нет:</w:t>
        </w:r>
      </w:ins>
    </w:p>
    <w:p w14:paraId="0B6B29FD" w14:textId="53A61A76" w:rsidR="00F625DA" w:rsidRDefault="00F625DA" w:rsidP="00F625DA">
      <w:pPr>
        <w:pStyle w:val="af7"/>
        <w:numPr>
          <w:ilvl w:val="2"/>
          <w:numId w:val="12"/>
        </w:numPr>
        <w:spacing w:line="360" w:lineRule="auto"/>
        <w:rPr>
          <w:ins w:id="158" w:author="Konstantin Dovzhikov (KODO.RU)" w:date="2020-12-08T15:41:00Z"/>
          <w:lang w:val="ru-RU"/>
        </w:rPr>
      </w:pPr>
      <w:ins w:id="159" w:author="Konstantin Dovzhikov (KODO.RU)" w:date="2020-12-08T15:40:00Z">
        <w:r>
          <w:rPr>
            <w:lang w:val="ru-RU"/>
          </w:rPr>
          <w:t xml:space="preserve">Следовать существующим алгоритмам, далее </w:t>
        </w:r>
      </w:ins>
      <w:ins w:id="160" w:author="Konstantin Dovzhikov (KODO.RU)" w:date="2020-12-08T15:41:00Z">
        <w:r>
          <w:rPr>
            <w:lang w:val="ru-RU"/>
          </w:rPr>
          <w:t>НЕ переходить;</w:t>
        </w:r>
      </w:ins>
    </w:p>
    <w:p w14:paraId="0B7ACAA3" w14:textId="528FC6FE" w:rsidR="007C335F" w:rsidRPr="005B3478" w:rsidRDefault="004D352A">
      <w:pPr>
        <w:pStyle w:val="af7"/>
        <w:numPr>
          <w:ilvl w:val="1"/>
          <w:numId w:val="12"/>
        </w:numPr>
        <w:spacing w:line="360" w:lineRule="auto"/>
        <w:rPr>
          <w:lang w:val="ru-RU"/>
        </w:rPr>
        <w:pPrChange w:id="161" w:author="Konstantin Dovzhikov (KODO.RU)" w:date="2020-12-08T15:41:00Z">
          <w:pPr>
            <w:pStyle w:val="af7"/>
            <w:numPr>
              <w:numId w:val="12"/>
            </w:numPr>
            <w:spacing w:line="360" w:lineRule="auto"/>
            <w:ind w:left="360" w:hanging="360"/>
          </w:pPr>
        </w:pPrChange>
      </w:pPr>
      <w:ins w:id="162" w:author="Konstantin Dovzhikov (KODO.RU)" w:date="2020-12-08T15:41:00Z">
        <w:r>
          <w:rPr>
            <w:lang w:val="ru-RU"/>
          </w:rPr>
          <w:t xml:space="preserve">Иначе, если «Использовать </w:t>
        </w:r>
        <w:r>
          <w:t>SSCC</w:t>
        </w:r>
        <w:r>
          <w:rPr>
            <w:lang w:val="ru-RU"/>
          </w:rPr>
          <w:t>» = Да</w:t>
        </w:r>
        <w:r w:rsidR="005B3478">
          <w:rPr>
            <w:lang w:val="ru-RU"/>
          </w:rPr>
          <w:t>, перейти далее:</w:t>
        </w:r>
      </w:ins>
    </w:p>
    <w:p w14:paraId="7F465A91" w14:textId="00EC0B50" w:rsidR="001A6DE1" w:rsidRDefault="001A6DE1" w:rsidP="00C60E7D">
      <w:pPr>
        <w:pStyle w:val="af7"/>
        <w:numPr>
          <w:ilvl w:val="2"/>
          <w:numId w:val="12"/>
        </w:numPr>
        <w:spacing w:line="360" w:lineRule="auto"/>
        <w:rPr>
          <w:lang w:val="ru-RU"/>
        </w:rPr>
      </w:pPr>
      <w:r>
        <w:rPr>
          <w:lang w:val="ru-RU"/>
        </w:rPr>
        <w:lastRenderedPageBreak/>
        <w:t xml:space="preserve">Определить </w:t>
      </w:r>
      <w:r w:rsidR="00A03447">
        <w:rPr>
          <w:lang w:val="ru-RU"/>
        </w:rPr>
        <w:t>«Код паллеты»</w:t>
      </w:r>
      <w:r>
        <w:rPr>
          <w:lang w:val="ru-RU"/>
        </w:rPr>
        <w:t xml:space="preserve"> обрабатываемой строки;</w:t>
      </w:r>
      <w:r w:rsidR="00DF16D9" w:rsidRPr="003F6B9F">
        <w:rPr>
          <w:lang w:val="ru-RU"/>
        </w:rPr>
        <w:t xml:space="preserve"> </w:t>
      </w:r>
    </w:p>
    <w:p w14:paraId="545DA756" w14:textId="11854E10" w:rsidR="006F081E" w:rsidRDefault="004F371A" w:rsidP="00C60E7D">
      <w:pPr>
        <w:pStyle w:val="af7"/>
        <w:numPr>
          <w:ilvl w:val="2"/>
          <w:numId w:val="12"/>
        </w:numPr>
        <w:spacing w:line="360" w:lineRule="auto"/>
        <w:rPr>
          <w:lang w:val="ru-RU"/>
        </w:rPr>
      </w:pPr>
      <w:r>
        <w:rPr>
          <w:lang w:val="ru-RU"/>
        </w:rPr>
        <w:t xml:space="preserve">Перед печатью выполнить поиск записи в </w:t>
      </w:r>
      <w:r w:rsidR="0073300C" w:rsidRPr="000A6DBC">
        <w:rPr>
          <w:lang w:val="ru-RU"/>
        </w:rPr>
        <w:t>[</w:t>
      </w:r>
      <w:r w:rsidR="0073300C" w:rsidRPr="000A6DBC">
        <w:rPr>
          <w:i/>
          <w:iCs/>
        </w:rPr>
        <w:t>LFL</w:t>
      </w:r>
      <w:r w:rsidR="0073300C" w:rsidRPr="000A6DBC">
        <w:rPr>
          <w:i/>
          <w:iCs/>
          <w:lang w:val="ru-RU"/>
        </w:rPr>
        <w:t>_</w:t>
      </w:r>
      <w:proofErr w:type="spellStart"/>
      <w:r w:rsidR="0073300C" w:rsidRPr="000A6DBC">
        <w:rPr>
          <w:i/>
          <w:iCs/>
        </w:rPr>
        <w:t>PickingLineBufferMarking</w:t>
      </w:r>
      <w:proofErr w:type="spellEnd"/>
      <w:r w:rsidR="0073300C" w:rsidRPr="000A6DBC">
        <w:rPr>
          <w:lang w:val="ru-RU"/>
        </w:rPr>
        <w:t>]</w:t>
      </w:r>
      <w:r w:rsidR="005E30DC">
        <w:rPr>
          <w:lang w:val="ru-RU"/>
        </w:rPr>
        <w:t xml:space="preserve">, у которой </w:t>
      </w:r>
      <w:r w:rsidR="005E30DC">
        <w:t>SSCC</w:t>
      </w:r>
      <w:r w:rsidR="005E30DC" w:rsidRPr="005E30DC">
        <w:rPr>
          <w:lang w:val="ru-RU"/>
        </w:rPr>
        <w:t xml:space="preserve"> = </w:t>
      </w:r>
      <w:r w:rsidR="005E30DC">
        <w:rPr>
          <w:lang w:val="ru-RU"/>
        </w:rPr>
        <w:t>«</w:t>
      </w:r>
      <w:r w:rsidR="003D2B1C">
        <w:rPr>
          <w:lang w:val="ru-RU"/>
        </w:rPr>
        <w:t>Код паллеты</w:t>
      </w:r>
      <w:r w:rsidR="005E30DC">
        <w:rPr>
          <w:lang w:val="ru-RU"/>
        </w:rPr>
        <w:t xml:space="preserve">» </w:t>
      </w:r>
      <w:r w:rsidR="00DE310E">
        <w:rPr>
          <w:lang w:val="ru-RU"/>
        </w:rPr>
        <w:t>из предыдущего пункта;</w:t>
      </w:r>
    </w:p>
    <w:p w14:paraId="14458660" w14:textId="76653BE5" w:rsidR="006C7B04" w:rsidRDefault="00BD2538" w:rsidP="004114F4">
      <w:pPr>
        <w:pStyle w:val="af7"/>
        <w:numPr>
          <w:ilvl w:val="2"/>
          <w:numId w:val="12"/>
        </w:numPr>
        <w:spacing w:line="360" w:lineRule="auto"/>
        <w:rPr>
          <w:ins w:id="163" w:author="Konstantin Dovzhikov (KODO.RU)" w:date="2020-12-08T15:35:00Z"/>
          <w:lang w:val="ru-RU"/>
        </w:rPr>
      </w:pPr>
      <w:r>
        <w:rPr>
          <w:lang w:val="ru-RU"/>
        </w:rPr>
        <w:t xml:space="preserve">Если такая строка найдена, </w:t>
      </w:r>
      <w:r w:rsidR="00401A5B">
        <w:rPr>
          <w:lang w:val="ru-RU"/>
        </w:rPr>
        <w:t xml:space="preserve">в этикетку отгрузки </w:t>
      </w:r>
      <w:r w:rsidR="00D20A14">
        <w:rPr>
          <w:lang w:val="ru-RU"/>
        </w:rPr>
        <w:t xml:space="preserve">в отображаемый </w:t>
      </w:r>
      <w:r w:rsidR="005A2EC0">
        <w:rPr>
          <w:lang w:val="ru-RU"/>
        </w:rPr>
        <w:t>ШК короба</w:t>
      </w:r>
      <w:ins w:id="164" w:author="Konstantin Dovzhikov (KODO.RU)" w:date="2020-12-08T15:37:00Z">
        <w:r w:rsidR="00B60251">
          <w:rPr>
            <w:lang w:val="ru-RU"/>
          </w:rPr>
          <w:t xml:space="preserve"> (выделен красным</w:t>
        </w:r>
        <w:r w:rsidR="00354E70">
          <w:rPr>
            <w:lang w:val="ru-RU"/>
          </w:rPr>
          <w:t xml:space="preserve"> на скриншоте ниже</w:t>
        </w:r>
        <w:r w:rsidR="00B60251">
          <w:rPr>
            <w:lang w:val="ru-RU"/>
          </w:rPr>
          <w:t>)</w:t>
        </w:r>
      </w:ins>
      <w:r w:rsidR="005A2EC0">
        <w:rPr>
          <w:lang w:val="ru-RU"/>
        </w:rPr>
        <w:t xml:space="preserve"> в начало строки добавить «00»</w:t>
      </w:r>
      <w:r w:rsidR="005245A1">
        <w:rPr>
          <w:lang w:val="ru-RU"/>
        </w:rPr>
        <w:t>; генерировать ШК с учетом этих нулей в начале строки</w:t>
      </w:r>
      <w:ins w:id="165" w:author="Konstantin Dovzhikov (KODO.RU)" w:date="2020-12-08T15:42:00Z">
        <w:r w:rsidR="00EB201B">
          <w:rPr>
            <w:lang w:val="ru-RU"/>
          </w:rPr>
          <w:t xml:space="preserve">. Учитывать эти изменения для всех </w:t>
        </w:r>
      </w:ins>
      <w:ins w:id="166" w:author="Konstantin Dovzhikov (KODO.RU)" w:date="2020-12-08T15:43:00Z">
        <w:r w:rsidR="00321D7B">
          <w:rPr>
            <w:lang w:val="ru-RU"/>
          </w:rPr>
          <w:t xml:space="preserve">существующих </w:t>
        </w:r>
      </w:ins>
      <w:ins w:id="167" w:author="Konstantin Dovzhikov (KODO.RU)" w:date="2020-12-08T15:42:00Z">
        <w:r w:rsidR="00EB201B">
          <w:rPr>
            <w:lang w:val="ru-RU"/>
          </w:rPr>
          <w:t xml:space="preserve">шаблонов </w:t>
        </w:r>
        <w:r w:rsidR="001F14DC">
          <w:rPr>
            <w:lang w:val="ru-RU"/>
          </w:rPr>
          <w:t>этикетки отгрузки</w:t>
        </w:r>
      </w:ins>
      <w:ins w:id="168" w:author="Konstantin Dovzhikov (KODO.RU)" w:date="2020-12-08T15:43:00Z">
        <w:r w:rsidR="00C84957">
          <w:rPr>
            <w:lang w:val="ru-RU"/>
          </w:rPr>
          <w:t>.</w:t>
        </w:r>
      </w:ins>
      <w:del w:id="169" w:author="Konstantin Dovzhikov (KODO.RU)" w:date="2020-12-08T15:35:00Z">
        <w:r w:rsidR="005245A1" w:rsidDel="00F952DD">
          <w:rPr>
            <w:lang w:val="ru-RU"/>
          </w:rPr>
          <w:delText>;</w:delText>
        </w:r>
        <w:r w:rsidR="00D20A14" w:rsidDel="00F952DD">
          <w:rPr>
            <w:lang w:val="ru-RU"/>
          </w:rPr>
          <w:delText xml:space="preserve"> </w:delText>
        </w:r>
      </w:del>
    </w:p>
    <w:p w14:paraId="00436B94" w14:textId="38CC4BD3" w:rsidR="00F952DD" w:rsidRDefault="00A4166E">
      <w:pPr>
        <w:pStyle w:val="af7"/>
        <w:spacing w:line="360" w:lineRule="auto"/>
        <w:ind w:left="1224"/>
        <w:rPr>
          <w:lang w:val="ru-RU"/>
        </w:rPr>
        <w:pPrChange w:id="170" w:author="Konstantin Dovzhikov (KODO.RU)" w:date="2020-12-08T15:35:00Z">
          <w:pPr>
            <w:pStyle w:val="af7"/>
            <w:numPr>
              <w:ilvl w:val="2"/>
              <w:numId w:val="12"/>
            </w:numPr>
            <w:spacing w:line="360" w:lineRule="auto"/>
            <w:ind w:left="1224" w:hanging="504"/>
          </w:pPr>
        </w:pPrChange>
      </w:pPr>
      <w:ins w:id="171" w:author="Konstantin Dovzhikov (KODO.RU)" w:date="2020-12-08T15:35:00Z">
        <w:r>
          <w:rPr>
            <w:noProof/>
            <w:lang w:val="ru-RU" w:eastAsia="ru-RU"/>
          </w:rPr>
          <w:drawing>
            <wp:inline distT="0" distB="0" distL="0" distR="0" wp14:anchorId="1085A237" wp14:editId="71ACD32C">
              <wp:extent cx="5943600" cy="4419600"/>
              <wp:effectExtent l="0" t="0" r="0" b="0"/>
              <wp:docPr id="5" name="Рисунок 2"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4CB0020-59A9-C141-A2C6-3F82E9EB1B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descr="Изображение выглядит как текст&#10;&#10;Автоматически созданное описание">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4CB0020-59A9-C141-A2C6-3F82E9EB1B2E}"/>
                          </a:ext>
                        </a:extLst>
                      </pic:cNvPr>
                      <pic:cNvPicPr>
                        <a:picLocks noChangeAspect="1"/>
                      </pic:cNvPicPr>
                    </pic:nvPicPr>
                    <pic:blipFill>
                      <a:blip r:embed="rId16"/>
                      <a:stretch>
                        <a:fillRect/>
                      </a:stretch>
                    </pic:blipFill>
                    <pic:spPr>
                      <a:xfrm>
                        <a:off x="0" y="0"/>
                        <a:ext cx="5943600" cy="4419600"/>
                      </a:xfrm>
                      <a:prstGeom prst="rect">
                        <a:avLst/>
                      </a:prstGeom>
                    </pic:spPr>
                  </pic:pic>
                </a:graphicData>
              </a:graphic>
            </wp:inline>
          </w:drawing>
        </w:r>
      </w:ins>
    </w:p>
    <w:p w14:paraId="37A1AEE6" w14:textId="7ED3E43B" w:rsidR="009A3377" w:rsidRDefault="006C7B04" w:rsidP="006C7B04">
      <w:pPr>
        <w:pStyle w:val="af7"/>
        <w:numPr>
          <w:ilvl w:val="0"/>
          <w:numId w:val="12"/>
        </w:numPr>
        <w:spacing w:line="360" w:lineRule="auto"/>
        <w:rPr>
          <w:lang w:val="ru-RU"/>
        </w:rPr>
      </w:pPr>
      <w:r>
        <w:rPr>
          <w:lang w:val="ru-RU"/>
        </w:rPr>
        <w:t>Дополнить алгоритмы работы периодической операции «Пакетное завершение маршрутов»</w:t>
      </w:r>
      <w:r w:rsidR="00FF44C5">
        <w:rPr>
          <w:lang w:val="ru-RU"/>
        </w:rPr>
        <w:t xml:space="preserve"> (</w:t>
      </w:r>
      <w:r w:rsidR="00FF44C5" w:rsidRPr="00B5482F">
        <w:rPr>
          <w:i/>
          <w:iCs/>
          <w:lang w:val="ru-RU"/>
        </w:rPr>
        <w:t xml:space="preserve">Управление запасами / Периодические операции / </w:t>
      </w:r>
      <w:r w:rsidR="0076266C" w:rsidRPr="00B5482F">
        <w:rPr>
          <w:i/>
          <w:iCs/>
          <w:lang w:val="ru-RU"/>
        </w:rPr>
        <w:t>Управление складом</w:t>
      </w:r>
      <w:r w:rsidR="00FF44C5">
        <w:rPr>
          <w:lang w:val="ru-RU"/>
        </w:rPr>
        <w:t>)</w:t>
      </w:r>
      <w:r w:rsidR="00FE3C11">
        <w:rPr>
          <w:lang w:val="ru-RU"/>
        </w:rPr>
        <w:t>:</w:t>
      </w:r>
    </w:p>
    <w:p w14:paraId="21E7AF62" w14:textId="25495967" w:rsidR="00490A47" w:rsidRDefault="00490A47" w:rsidP="00490A47">
      <w:pPr>
        <w:pStyle w:val="af7"/>
        <w:numPr>
          <w:ilvl w:val="1"/>
          <w:numId w:val="12"/>
        </w:numPr>
        <w:spacing w:line="360" w:lineRule="auto"/>
        <w:rPr>
          <w:lang w:val="ru-RU"/>
        </w:rPr>
      </w:pPr>
      <w:r>
        <w:rPr>
          <w:lang w:val="ru-RU"/>
        </w:rPr>
        <w:t xml:space="preserve">Для каждого обрабатываемого маршрута комплектации выполнить поиск строк в </w:t>
      </w:r>
      <w:r w:rsidR="00182A7D" w:rsidRPr="000A6DBC">
        <w:rPr>
          <w:lang w:val="ru-RU"/>
        </w:rPr>
        <w:t>[</w:t>
      </w:r>
      <w:r w:rsidR="00182A7D" w:rsidRPr="000A6DBC">
        <w:rPr>
          <w:i/>
          <w:iCs/>
        </w:rPr>
        <w:t>LFL</w:t>
      </w:r>
      <w:r w:rsidR="00182A7D" w:rsidRPr="000A6DBC">
        <w:rPr>
          <w:i/>
          <w:iCs/>
          <w:lang w:val="ru-RU"/>
        </w:rPr>
        <w:t>_</w:t>
      </w:r>
      <w:proofErr w:type="spellStart"/>
      <w:r w:rsidR="00182A7D" w:rsidRPr="000A6DBC">
        <w:rPr>
          <w:i/>
          <w:iCs/>
        </w:rPr>
        <w:t>PickingLineBufferMarking</w:t>
      </w:r>
      <w:proofErr w:type="spellEnd"/>
      <w:r w:rsidR="00182A7D" w:rsidRPr="000A6DBC">
        <w:rPr>
          <w:lang w:val="ru-RU"/>
        </w:rPr>
        <w:t>]</w:t>
      </w:r>
      <w:r w:rsidR="00051CEB">
        <w:rPr>
          <w:lang w:val="ru-RU"/>
        </w:rPr>
        <w:t xml:space="preserve">, у </w:t>
      </w:r>
      <w:proofErr w:type="spellStart"/>
      <w:r w:rsidR="00051CEB">
        <w:rPr>
          <w:lang w:val="ru-RU"/>
        </w:rPr>
        <w:t>которох</w:t>
      </w:r>
      <w:proofErr w:type="spellEnd"/>
      <w:r w:rsidR="00051CEB">
        <w:rPr>
          <w:lang w:val="ru-RU"/>
        </w:rPr>
        <w:t xml:space="preserve"> </w:t>
      </w:r>
      <w:proofErr w:type="spellStart"/>
      <w:r w:rsidR="00051CEB">
        <w:t>RouteId</w:t>
      </w:r>
      <w:proofErr w:type="spellEnd"/>
      <w:r w:rsidR="00051CEB" w:rsidRPr="00051CEB">
        <w:rPr>
          <w:lang w:val="ru-RU"/>
        </w:rPr>
        <w:t xml:space="preserve"> = </w:t>
      </w:r>
      <w:r w:rsidR="00051CEB">
        <w:rPr>
          <w:lang w:val="ru-RU"/>
        </w:rPr>
        <w:t>обрабатываемому номеру МК</w:t>
      </w:r>
      <w:r w:rsidR="005C613A">
        <w:rPr>
          <w:lang w:val="ru-RU"/>
        </w:rPr>
        <w:t>, если такие строки найдены</w:t>
      </w:r>
      <w:r w:rsidR="00FB494C">
        <w:rPr>
          <w:lang w:val="ru-RU"/>
        </w:rPr>
        <w:t>:</w:t>
      </w:r>
    </w:p>
    <w:p w14:paraId="09F782B0" w14:textId="5AE18636" w:rsidR="00A24026" w:rsidRDefault="00925675" w:rsidP="00A24026">
      <w:pPr>
        <w:pStyle w:val="af7"/>
        <w:numPr>
          <w:ilvl w:val="2"/>
          <w:numId w:val="12"/>
        </w:numPr>
        <w:spacing w:line="360" w:lineRule="auto"/>
        <w:rPr>
          <w:lang w:val="ru-RU"/>
        </w:rPr>
      </w:pPr>
      <w:r>
        <w:rPr>
          <w:lang w:val="ru-RU"/>
        </w:rPr>
        <w:t>Для каждой</w:t>
      </w:r>
      <w:r w:rsidR="00FE5CDD">
        <w:rPr>
          <w:lang w:val="ru-RU"/>
        </w:rPr>
        <w:t xml:space="preserve"> найденной</w:t>
      </w:r>
      <w:r>
        <w:rPr>
          <w:lang w:val="ru-RU"/>
        </w:rPr>
        <w:t xml:space="preserve"> </w:t>
      </w:r>
      <w:r w:rsidR="00FE5CDD">
        <w:rPr>
          <w:lang w:val="ru-RU"/>
        </w:rPr>
        <w:t>записи</w:t>
      </w:r>
      <w:r>
        <w:rPr>
          <w:lang w:val="ru-RU"/>
        </w:rPr>
        <w:t xml:space="preserve"> в </w:t>
      </w:r>
      <w:r w:rsidR="00DB66F6" w:rsidRPr="000A6DBC">
        <w:rPr>
          <w:lang w:val="ru-RU"/>
        </w:rPr>
        <w:t>[</w:t>
      </w:r>
      <w:r w:rsidR="00DB66F6" w:rsidRPr="000A6DBC">
        <w:rPr>
          <w:i/>
          <w:iCs/>
        </w:rPr>
        <w:t>LFL</w:t>
      </w:r>
      <w:r w:rsidR="00DB66F6" w:rsidRPr="000A6DBC">
        <w:rPr>
          <w:i/>
          <w:iCs/>
          <w:lang w:val="ru-RU"/>
        </w:rPr>
        <w:t>_</w:t>
      </w:r>
      <w:proofErr w:type="spellStart"/>
      <w:r w:rsidR="00DB66F6" w:rsidRPr="000A6DBC">
        <w:rPr>
          <w:i/>
          <w:iCs/>
        </w:rPr>
        <w:t>PickingLineBufferMarking</w:t>
      </w:r>
      <w:proofErr w:type="spellEnd"/>
      <w:r w:rsidR="00DB66F6" w:rsidRPr="000A6DBC">
        <w:rPr>
          <w:lang w:val="ru-RU"/>
        </w:rPr>
        <w:t>]</w:t>
      </w:r>
      <w:r w:rsidR="00DB66F6">
        <w:rPr>
          <w:lang w:val="ru-RU"/>
        </w:rPr>
        <w:t xml:space="preserve"> </w:t>
      </w:r>
      <w:r w:rsidR="002E07A1">
        <w:rPr>
          <w:lang w:val="ru-RU"/>
        </w:rPr>
        <w:t xml:space="preserve">определить значение поля </w:t>
      </w:r>
      <w:proofErr w:type="spellStart"/>
      <w:r w:rsidR="004522C6" w:rsidRPr="00A17A9B">
        <w:rPr>
          <w:i/>
          <w:iCs/>
        </w:rPr>
        <w:t>SerialNumber</w:t>
      </w:r>
      <w:proofErr w:type="spellEnd"/>
      <w:r w:rsidR="002E07A1">
        <w:rPr>
          <w:lang w:val="ru-RU"/>
        </w:rPr>
        <w:t xml:space="preserve">, </w:t>
      </w:r>
      <w:proofErr w:type="spellStart"/>
      <w:r w:rsidR="004522C6" w:rsidRPr="00A17A9B">
        <w:rPr>
          <w:i/>
          <w:iCs/>
        </w:rPr>
        <w:t>ItemId</w:t>
      </w:r>
      <w:proofErr w:type="spellEnd"/>
      <w:r w:rsidR="004522C6" w:rsidRPr="004522C6">
        <w:rPr>
          <w:lang w:val="ru-RU"/>
        </w:rPr>
        <w:t xml:space="preserve">, </w:t>
      </w:r>
      <w:r w:rsidR="004522C6" w:rsidRPr="00A17A9B">
        <w:rPr>
          <w:i/>
          <w:iCs/>
        </w:rPr>
        <w:t>SSCC</w:t>
      </w:r>
      <w:r w:rsidR="004522C6" w:rsidRPr="004522C6">
        <w:rPr>
          <w:lang w:val="ru-RU"/>
        </w:rPr>
        <w:t>;</w:t>
      </w:r>
    </w:p>
    <w:p w14:paraId="18E6B6B0" w14:textId="29F4D5C6" w:rsidR="008C097B" w:rsidRDefault="008C097B" w:rsidP="00A24026">
      <w:pPr>
        <w:pStyle w:val="af7"/>
        <w:numPr>
          <w:ilvl w:val="2"/>
          <w:numId w:val="12"/>
        </w:numPr>
        <w:spacing w:line="360" w:lineRule="auto"/>
        <w:rPr>
          <w:lang w:val="ru-RU"/>
        </w:rPr>
      </w:pPr>
      <w:r>
        <w:rPr>
          <w:lang w:val="ru-RU"/>
        </w:rPr>
        <w:lastRenderedPageBreak/>
        <w:t xml:space="preserve">Найти связанную строку в таблице «Коды маркировок» </w:t>
      </w:r>
      <w:r w:rsidRPr="008C097B">
        <w:rPr>
          <w:lang w:val="ru-RU"/>
        </w:rPr>
        <w:t>[</w:t>
      </w:r>
      <w:r w:rsidRPr="00A835F7">
        <w:rPr>
          <w:i/>
          <w:iCs/>
        </w:rPr>
        <w:t>LFL</w:t>
      </w:r>
      <w:r w:rsidRPr="00A835F7">
        <w:rPr>
          <w:i/>
          <w:iCs/>
          <w:lang w:val="ru-RU"/>
        </w:rPr>
        <w:t>_</w:t>
      </w:r>
      <w:proofErr w:type="spellStart"/>
      <w:r w:rsidRPr="00A835F7">
        <w:rPr>
          <w:i/>
          <w:iCs/>
        </w:rPr>
        <w:t>MarkingCodeTable</w:t>
      </w:r>
      <w:proofErr w:type="spellEnd"/>
      <w:r w:rsidRPr="008C097B">
        <w:rPr>
          <w:lang w:val="ru-RU"/>
        </w:rPr>
        <w:t xml:space="preserve">] </w:t>
      </w:r>
      <w:r>
        <w:t>c</w:t>
      </w:r>
      <w:r w:rsidRPr="008C097B">
        <w:rPr>
          <w:lang w:val="ru-RU"/>
        </w:rPr>
        <w:t xml:space="preserve"> </w:t>
      </w:r>
      <w:r>
        <w:rPr>
          <w:lang w:val="ru-RU"/>
        </w:rPr>
        <w:t xml:space="preserve">«Серийный номер», «Код номенклатуры» и заполнить в ней «Исходящий </w:t>
      </w:r>
      <w:r>
        <w:t>SSCC</w:t>
      </w:r>
      <w:r>
        <w:rPr>
          <w:lang w:val="ru-RU"/>
        </w:rPr>
        <w:t xml:space="preserve">» = </w:t>
      </w:r>
      <w:r>
        <w:t>SSCC</w:t>
      </w:r>
      <w:r w:rsidRPr="008C097B">
        <w:rPr>
          <w:lang w:val="ru-RU"/>
        </w:rPr>
        <w:t>;</w:t>
      </w:r>
      <w:r>
        <w:rPr>
          <w:lang w:val="ru-RU"/>
        </w:rPr>
        <w:t xml:space="preserve"> </w:t>
      </w:r>
    </w:p>
    <w:p w14:paraId="12A30C77" w14:textId="77777777" w:rsidR="0027493B" w:rsidRDefault="009A3377" w:rsidP="006C7B04">
      <w:pPr>
        <w:pStyle w:val="af7"/>
        <w:numPr>
          <w:ilvl w:val="0"/>
          <w:numId w:val="12"/>
        </w:numPr>
        <w:spacing w:line="360" w:lineRule="auto"/>
        <w:rPr>
          <w:lang w:val="ru-RU"/>
        </w:rPr>
      </w:pPr>
      <w:r>
        <w:rPr>
          <w:lang w:val="ru-RU"/>
        </w:rPr>
        <w:t>Дополнить алгоритмы работы периодической операции «Пакетное завершение заданий на упаковку» (</w:t>
      </w:r>
      <w:r w:rsidRPr="00B5482F">
        <w:rPr>
          <w:i/>
          <w:iCs/>
          <w:lang w:val="ru-RU"/>
        </w:rPr>
        <w:t>Управление запасами / Периодические операции / Управление складом</w:t>
      </w:r>
      <w:r>
        <w:rPr>
          <w:lang w:val="ru-RU"/>
        </w:rPr>
        <w:t>):</w:t>
      </w:r>
    </w:p>
    <w:p w14:paraId="19F7AF22" w14:textId="3BF5A3CD" w:rsidR="007154D5" w:rsidRPr="004114F4" w:rsidRDefault="0027493B" w:rsidP="0027493B">
      <w:pPr>
        <w:pStyle w:val="af7"/>
        <w:numPr>
          <w:ilvl w:val="1"/>
          <w:numId w:val="12"/>
        </w:numPr>
        <w:spacing w:line="360" w:lineRule="auto"/>
        <w:rPr>
          <w:lang w:val="ru-RU"/>
        </w:rPr>
      </w:pPr>
      <w:r>
        <w:rPr>
          <w:lang w:val="ru-RU"/>
        </w:rPr>
        <w:t xml:space="preserve">Выполнить алгоритмы, </w:t>
      </w:r>
      <w:r w:rsidR="002E01C1">
        <w:rPr>
          <w:lang w:val="ru-RU"/>
        </w:rPr>
        <w:t>аналогично описанным</w:t>
      </w:r>
      <w:r>
        <w:rPr>
          <w:lang w:val="ru-RU"/>
        </w:rPr>
        <w:t xml:space="preserve"> в </w:t>
      </w:r>
      <w:r w:rsidR="008E50FF">
        <w:rPr>
          <w:lang w:val="ru-RU"/>
        </w:rPr>
        <w:t xml:space="preserve">п. </w:t>
      </w:r>
      <w:r w:rsidR="00ED0EB9" w:rsidRPr="00DD0BFB">
        <w:rPr>
          <w:i/>
          <w:iCs/>
          <w:lang w:val="ru-RU"/>
        </w:rPr>
        <w:t>7.1 – 7.1.2</w:t>
      </w:r>
      <w:r w:rsidR="00ED0EB9">
        <w:rPr>
          <w:lang w:val="ru-RU"/>
        </w:rPr>
        <w:t>;</w:t>
      </w:r>
      <w:r w:rsidR="00E30F88" w:rsidRPr="004114F4">
        <w:rPr>
          <w:lang w:val="ru-RU"/>
        </w:rPr>
        <w:br w:type="page"/>
      </w:r>
    </w:p>
    <w:p w14:paraId="705DE6DE" w14:textId="1E80EF7A" w:rsidR="00320E18" w:rsidRDefault="00320E18" w:rsidP="00D6683D">
      <w:pPr>
        <w:pStyle w:val="2"/>
        <w:numPr>
          <w:ilvl w:val="0"/>
          <w:numId w:val="33"/>
        </w:numPr>
        <w:spacing w:line="360" w:lineRule="auto"/>
        <w:rPr>
          <w:lang w:val="ru-RU"/>
        </w:rPr>
      </w:pPr>
      <w:r>
        <w:rPr>
          <w:lang w:val="ru-RU"/>
        </w:rPr>
        <w:lastRenderedPageBreak/>
        <w:t>Настройка прав</w:t>
      </w:r>
    </w:p>
    <w:p w14:paraId="536FEFFD" w14:textId="1F247462" w:rsidR="00320E18" w:rsidRDefault="00320E18" w:rsidP="00854E05">
      <w:pPr>
        <w:spacing w:line="360" w:lineRule="auto"/>
        <w:rPr>
          <w:lang w:val="ru-RU"/>
        </w:rPr>
      </w:pPr>
      <w:r>
        <w:rPr>
          <w:lang w:val="ru-RU"/>
        </w:rPr>
        <w:t>Нет.</w:t>
      </w:r>
    </w:p>
    <w:p w14:paraId="54918906" w14:textId="6E429893" w:rsidR="001F7D76" w:rsidRDefault="001F7D76" w:rsidP="00854E05">
      <w:pPr>
        <w:spacing w:line="360" w:lineRule="auto"/>
        <w:rPr>
          <w:lang w:val="ru-RU"/>
        </w:rPr>
      </w:pPr>
    </w:p>
    <w:p w14:paraId="0BE420BD" w14:textId="450BBB06" w:rsidR="001F7D76" w:rsidRDefault="001F7D76" w:rsidP="00854E05">
      <w:pPr>
        <w:spacing w:line="360" w:lineRule="auto"/>
        <w:rPr>
          <w:lang w:val="ru-RU"/>
        </w:rPr>
      </w:pPr>
    </w:p>
    <w:p w14:paraId="6E12B59C" w14:textId="5ECE191B" w:rsidR="00B74FFA" w:rsidRDefault="00B74FFA" w:rsidP="00854E05">
      <w:pPr>
        <w:spacing w:line="360" w:lineRule="auto"/>
        <w:rPr>
          <w:lang w:val="ru-RU"/>
        </w:rPr>
      </w:pPr>
    </w:p>
    <w:p w14:paraId="23A60F54" w14:textId="34A6E049" w:rsidR="00B74FFA" w:rsidRDefault="00B74FFA" w:rsidP="00854E05">
      <w:pPr>
        <w:spacing w:line="360" w:lineRule="auto"/>
        <w:rPr>
          <w:lang w:val="ru-RU"/>
        </w:rPr>
      </w:pPr>
    </w:p>
    <w:p w14:paraId="00F71109" w14:textId="3737C4D8" w:rsidR="00B74FFA" w:rsidRDefault="00B74FFA" w:rsidP="00854E05">
      <w:pPr>
        <w:spacing w:line="360" w:lineRule="auto"/>
        <w:rPr>
          <w:lang w:val="ru-RU"/>
        </w:rPr>
      </w:pPr>
    </w:p>
    <w:p w14:paraId="718771ED" w14:textId="742A7AAB" w:rsidR="00B74FFA" w:rsidRDefault="00B74FFA" w:rsidP="00854E05">
      <w:pPr>
        <w:spacing w:line="360" w:lineRule="auto"/>
        <w:rPr>
          <w:lang w:val="ru-RU"/>
        </w:rPr>
      </w:pPr>
    </w:p>
    <w:p w14:paraId="1CB0EFC7" w14:textId="4AEB704C" w:rsidR="00B74FFA" w:rsidRDefault="00B74FFA" w:rsidP="00854E05">
      <w:pPr>
        <w:spacing w:line="360" w:lineRule="auto"/>
        <w:rPr>
          <w:lang w:val="ru-RU"/>
        </w:rPr>
      </w:pPr>
    </w:p>
    <w:p w14:paraId="453FE6A1" w14:textId="3F7F9238" w:rsidR="00B74FFA" w:rsidRDefault="00B74FFA" w:rsidP="00854E05">
      <w:pPr>
        <w:spacing w:line="360" w:lineRule="auto"/>
        <w:rPr>
          <w:lang w:val="ru-RU"/>
        </w:rPr>
      </w:pPr>
    </w:p>
    <w:p w14:paraId="1C193F1E" w14:textId="0F973466" w:rsidR="00B74FFA" w:rsidRDefault="00B74FFA" w:rsidP="00854E05">
      <w:pPr>
        <w:spacing w:line="360" w:lineRule="auto"/>
        <w:rPr>
          <w:lang w:val="ru-RU"/>
        </w:rPr>
      </w:pPr>
    </w:p>
    <w:p w14:paraId="36C1E002" w14:textId="46BB73FC" w:rsidR="00B74FFA" w:rsidRDefault="00B74FFA" w:rsidP="00854E05">
      <w:pPr>
        <w:spacing w:line="360" w:lineRule="auto"/>
        <w:rPr>
          <w:lang w:val="ru-RU"/>
        </w:rPr>
      </w:pPr>
    </w:p>
    <w:p w14:paraId="205D5A6C" w14:textId="3862ACD6" w:rsidR="00B74FFA" w:rsidRDefault="00B74FFA" w:rsidP="00854E05">
      <w:pPr>
        <w:spacing w:line="360" w:lineRule="auto"/>
        <w:rPr>
          <w:lang w:val="ru-RU"/>
        </w:rPr>
      </w:pPr>
    </w:p>
    <w:p w14:paraId="3C8D7226" w14:textId="1960DE92" w:rsidR="00B74FFA" w:rsidRDefault="00B74FFA" w:rsidP="00854E05">
      <w:pPr>
        <w:spacing w:line="360" w:lineRule="auto"/>
        <w:rPr>
          <w:lang w:val="ru-RU"/>
        </w:rPr>
      </w:pPr>
    </w:p>
    <w:p w14:paraId="34473472" w14:textId="2AB3D61A" w:rsidR="00B74FFA" w:rsidRDefault="00B74FFA" w:rsidP="00854E05">
      <w:pPr>
        <w:spacing w:line="360" w:lineRule="auto"/>
        <w:rPr>
          <w:lang w:val="ru-RU"/>
        </w:rPr>
      </w:pPr>
    </w:p>
    <w:p w14:paraId="5029715F" w14:textId="23949DAD" w:rsidR="00B74FFA" w:rsidRDefault="00B74FFA" w:rsidP="00854E05">
      <w:pPr>
        <w:spacing w:line="360" w:lineRule="auto"/>
        <w:rPr>
          <w:lang w:val="ru-RU"/>
        </w:rPr>
      </w:pPr>
    </w:p>
    <w:p w14:paraId="1771B1F1" w14:textId="7FC437F3" w:rsidR="00EC08A5" w:rsidRDefault="00EC08A5" w:rsidP="00854E05">
      <w:pPr>
        <w:spacing w:line="360" w:lineRule="auto"/>
        <w:rPr>
          <w:lang w:val="ru-RU"/>
        </w:rPr>
      </w:pPr>
    </w:p>
    <w:p w14:paraId="25A35778" w14:textId="065F698B" w:rsidR="00EC08A5" w:rsidRDefault="00EC08A5" w:rsidP="00854E05">
      <w:pPr>
        <w:spacing w:line="360" w:lineRule="auto"/>
        <w:rPr>
          <w:lang w:val="ru-RU"/>
        </w:rPr>
      </w:pPr>
    </w:p>
    <w:p w14:paraId="1560AFE6" w14:textId="3948B916" w:rsidR="00EC08A5" w:rsidRDefault="00EC08A5" w:rsidP="00854E05">
      <w:pPr>
        <w:spacing w:line="360" w:lineRule="auto"/>
        <w:rPr>
          <w:lang w:val="ru-RU"/>
        </w:rPr>
      </w:pPr>
    </w:p>
    <w:p w14:paraId="35F1531D" w14:textId="060E5C60" w:rsidR="00EC08A5" w:rsidRDefault="00EC08A5" w:rsidP="00854E05">
      <w:pPr>
        <w:spacing w:line="360" w:lineRule="auto"/>
        <w:rPr>
          <w:lang w:val="ru-RU"/>
        </w:rPr>
      </w:pPr>
    </w:p>
    <w:p w14:paraId="6FFA845F" w14:textId="78B524DF" w:rsidR="00EC08A5" w:rsidRDefault="00EC08A5" w:rsidP="00854E05">
      <w:pPr>
        <w:spacing w:line="360" w:lineRule="auto"/>
        <w:rPr>
          <w:lang w:val="ru-RU"/>
        </w:rPr>
      </w:pPr>
    </w:p>
    <w:p w14:paraId="585482A9" w14:textId="3D256CC7" w:rsidR="00EC08A5" w:rsidRDefault="00EC08A5" w:rsidP="00854E05">
      <w:pPr>
        <w:spacing w:line="360" w:lineRule="auto"/>
        <w:rPr>
          <w:lang w:val="ru-RU"/>
        </w:rPr>
      </w:pPr>
    </w:p>
    <w:p w14:paraId="556525A3" w14:textId="77777777" w:rsidR="00EC08A5" w:rsidRDefault="00EC08A5" w:rsidP="00854E05">
      <w:pPr>
        <w:spacing w:line="360" w:lineRule="auto"/>
        <w:rPr>
          <w:lang w:val="ru-RU"/>
        </w:rPr>
      </w:pPr>
    </w:p>
    <w:p w14:paraId="44D1A3A7" w14:textId="10DF733C" w:rsidR="005246FF" w:rsidRDefault="00AC6C33" w:rsidP="00D6683D">
      <w:pPr>
        <w:pStyle w:val="2"/>
        <w:numPr>
          <w:ilvl w:val="0"/>
          <w:numId w:val="33"/>
        </w:numPr>
        <w:spacing w:line="360" w:lineRule="auto"/>
        <w:rPr>
          <w:lang w:val="ru-RU"/>
        </w:rPr>
      </w:pPr>
      <w:r>
        <w:rPr>
          <w:lang w:val="ru-RU"/>
        </w:rPr>
        <w:lastRenderedPageBreak/>
        <w:t>Н</w:t>
      </w:r>
      <w:r w:rsidR="00320E18">
        <w:rPr>
          <w:lang w:val="ru-RU"/>
        </w:rPr>
        <w:t>астройка</w:t>
      </w:r>
    </w:p>
    <w:p w14:paraId="158B2C38" w14:textId="132C9FC0" w:rsidR="005F3E00" w:rsidRDefault="004D36BE" w:rsidP="00F22039">
      <w:pPr>
        <w:pStyle w:val="af7"/>
        <w:spacing w:line="360" w:lineRule="auto"/>
        <w:ind w:left="360"/>
        <w:rPr>
          <w:ins w:id="172" w:author="Konstantin Dovzhikov (KODO.RU)" w:date="2020-12-08T15:58:00Z"/>
          <w:lang w:val="ru-RU"/>
        </w:rPr>
      </w:pPr>
      <w:r>
        <w:rPr>
          <w:lang w:val="ru-RU"/>
        </w:rPr>
        <w:t>1</w:t>
      </w:r>
      <w:r w:rsidR="00210CBA">
        <w:rPr>
          <w:lang w:val="ru-RU"/>
        </w:rPr>
        <w:t>.</w:t>
      </w:r>
      <w:r w:rsidR="00033071">
        <w:rPr>
          <w:lang w:val="ru-RU"/>
        </w:rPr>
        <w:t xml:space="preserve">В </w:t>
      </w:r>
      <w:r w:rsidR="00E44349">
        <w:rPr>
          <w:lang w:val="ru-RU"/>
        </w:rPr>
        <w:t>«Параметры управления складом»</w:t>
      </w:r>
      <w:r w:rsidR="00033071">
        <w:rPr>
          <w:lang w:val="ru-RU"/>
        </w:rPr>
        <w:t xml:space="preserve"> настроить новую номерную серию</w:t>
      </w:r>
      <w:r w:rsidR="00BD5755">
        <w:rPr>
          <w:lang w:val="ru-RU"/>
        </w:rPr>
        <w:t xml:space="preserve"> «</w:t>
      </w:r>
      <w:commentRangeStart w:id="173"/>
      <w:commentRangeStart w:id="174"/>
      <w:r w:rsidR="00BD5755">
        <w:t>SSCC</w:t>
      </w:r>
      <w:r w:rsidR="00BD5755" w:rsidRPr="009800DE">
        <w:rPr>
          <w:lang w:val="ru-RU"/>
        </w:rPr>
        <w:t>-</w:t>
      </w:r>
      <w:r w:rsidR="00BD5755">
        <w:rPr>
          <w:lang w:val="ru-RU"/>
        </w:rPr>
        <w:t>код</w:t>
      </w:r>
      <w:commentRangeEnd w:id="173"/>
      <w:r w:rsidR="00B626EF">
        <w:rPr>
          <w:rStyle w:val="af9"/>
        </w:rPr>
        <w:commentReference w:id="173"/>
      </w:r>
      <w:commentRangeEnd w:id="174"/>
      <w:r w:rsidR="00CE1C8B">
        <w:rPr>
          <w:rStyle w:val="af9"/>
        </w:rPr>
        <w:commentReference w:id="174"/>
      </w:r>
      <w:r w:rsidR="00BD5755">
        <w:rPr>
          <w:lang w:val="ru-RU"/>
        </w:rPr>
        <w:t>»</w:t>
      </w:r>
      <w:r w:rsidR="00033071">
        <w:rPr>
          <w:lang w:val="ru-RU"/>
        </w:rPr>
        <w:t>, которая должна состоять из 7 числовых символов</w:t>
      </w:r>
      <w:r w:rsidR="00B807EA">
        <w:rPr>
          <w:lang w:val="ru-RU"/>
        </w:rPr>
        <w:t xml:space="preserve">; </w:t>
      </w:r>
      <w:r w:rsidR="002F1239">
        <w:rPr>
          <w:lang w:val="ru-RU"/>
        </w:rPr>
        <w:t>«</w:t>
      </w:r>
      <w:r w:rsidR="009800DE">
        <w:rPr>
          <w:lang w:val="ru-RU"/>
        </w:rPr>
        <w:t>Префикс компании</w:t>
      </w:r>
      <w:r w:rsidR="008454F2">
        <w:rPr>
          <w:lang w:val="ru-RU"/>
        </w:rPr>
        <w:t xml:space="preserve"> </w:t>
      </w:r>
      <w:r w:rsidR="008454F2">
        <w:t>GS</w:t>
      </w:r>
      <w:r w:rsidR="008454F2" w:rsidRPr="002312CD">
        <w:rPr>
          <w:lang w:val="ru-RU"/>
        </w:rPr>
        <w:t>1</w:t>
      </w:r>
      <w:r w:rsidR="002F1239">
        <w:rPr>
          <w:lang w:val="ru-RU"/>
        </w:rPr>
        <w:t>»</w:t>
      </w:r>
      <w:r w:rsidR="009800DE">
        <w:rPr>
          <w:lang w:val="ru-RU"/>
        </w:rPr>
        <w:t xml:space="preserve"> и </w:t>
      </w:r>
      <w:r w:rsidR="0014723F">
        <w:rPr>
          <w:lang w:val="ru-RU"/>
        </w:rPr>
        <w:t>«</w:t>
      </w:r>
      <w:r w:rsidR="00F02E20">
        <w:rPr>
          <w:lang w:val="ru-RU"/>
        </w:rPr>
        <w:t>Цифра расширения</w:t>
      </w:r>
      <w:r w:rsidR="0014723F">
        <w:rPr>
          <w:lang w:val="ru-RU"/>
        </w:rPr>
        <w:t>»</w:t>
      </w:r>
      <w:r w:rsidR="00E83E96">
        <w:rPr>
          <w:lang w:val="ru-RU"/>
        </w:rPr>
        <w:t>;</w:t>
      </w:r>
    </w:p>
    <w:p w14:paraId="31F95328" w14:textId="6116C823" w:rsidR="008E6AFC" w:rsidRPr="001F25A9" w:rsidRDefault="008E6AFC" w:rsidP="00F22039">
      <w:pPr>
        <w:pStyle w:val="af7"/>
        <w:spacing w:line="360" w:lineRule="auto"/>
        <w:ind w:left="360"/>
        <w:rPr>
          <w:lang w:val="ru-RU"/>
        </w:rPr>
      </w:pPr>
      <w:ins w:id="175" w:author="Konstantin Dovzhikov (KODO.RU)" w:date="2020-12-08T15:58:00Z">
        <w:r>
          <w:rPr>
            <w:lang w:val="ru-RU"/>
          </w:rPr>
          <w:t xml:space="preserve">2. Выполнить настройку рабочих мест </w:t>
        </w:r>
        <w:r w:rsidR="001F25A9">
          <w:rPr>
            <w:lang w:val="ru-RU"/>
          </w:rPr>
          <w:t xml:space="preserve">для возможности печати </w:t>
        </w:r>
        <w:r w:rsidR="001F25A9">
          <w:t>SSCC</w:t>
        </w:r>
        <w:r w:rsidR="001F25A9" w:rsidRPr="001F25A9">
          <w:rPr>
            <w:lang w:val="ru-RU"/>
            <w:rPrChange w:id="176" w:author="Konstantin Dovzhikov (KODO.RU)" w:date="2020-12-08T15:58:00Z">
              <w:rPr/>
            </w:rPrChange>
          </w:rPr>
          <w:t>-</w:t>
        </w:r>
        <w:r w:rsidR="001F25A9">
          <w:rPr>
            <w:lang w:val="ru-RU"/>
          </w:rPr>
          <w:t>ярлыков</w:t>
        </w:r>
      </w:ins>
      <w:ins w:id="177" w:author="Konstantin Dovzhikov (KODO.RU)" w:date="2020-12-08T15:59:00Z">
        <w:r w:rsidR="00A32B54">
          <w:rPr>
            <w:lang w:val="ru-RU"/>
          </w:rPr>
          <w:t xml:space="preserve"> (</w:t>
        </w:r>
        <w:r w:rsidR="000A3EC1">
          <w:rPr>
            <w:lang w:val="ru-RU"/>
          </w:rPr>
          <w:t xml:space="preserve">новые </w:t>
        </w:r>
        <w:r w:rsidR="00A32B54">
          <w:rPr>
            <w:lang w:val="ru-RU"/>
          </w:rPr>
          <w:t xml:space="preserve">пункты меню отчета: </w:t>
        </w:r>
        <w:r w:rsidR="0005752E">
          <w:rPr>
            <w:i/>
            <w:iCs/>
          </w:rPr>
          <w:t>LFL</w:t>
        </w:r>
        <w:r w:rsidR="0005752E" w:rsidRPr="00E71EBC">
          <w:rPr>
            <w:i/>
            <w:iCs/>
            <w:lang w:val="ru-RU"/>
          </w:rPr>
          <w:t>_</w:t>
        </w:r>
        <w:proofErr w:type="spellStart"/>
        <w:r w:rsidR="0005752E">
          <w:rPr>
            <w:i/>
            <w:iCs/>
          </w:rPr>
          <w:t>PrintSSCCtoTare</w:t>
        </w:r>
        <w:proofErr w:type="spellEnd"/>
        <w:r w:rsidR="0005752E">
          <w:rPr>
            <w:i/>
            <w:iCs/>
            <w:lang w:val="ru-RU"/>
          </w:rPr>
          <w:t xml:space="preserve">, </w:t>
        </w:r>
        <w:r w:rsidR="0005752E">
          <w:rPr>
            <w:i/>
            <w:iCs/>
          </w:rPr>
          <w:t>LFL</w:t>
        </w:r>
        <w:r w:rsidR="0005752E" w:rsidRPr="00E71EBC">
          <w:rPr>
            <w:i/>
            <w:iCs/>
            <w:lang w:val="ru-RU"/>
          </w:rPr>
          <w:t>_</w:t>
        </w:r>
        <w:proofErr w:type="spellStart"/>
        <w:r w:rsidR="0005752E">
          <w:rPr>
            <w:i/>
            <w:iCs/>
          </w:rPr>
          <w:t>PrintSSCCtoCargoPackageId</w:t>
        </w:r>
        <w:proofErr w:type="spellEnd"/>
        <w:r w:rsidR="00A32B54">
          <w:rPr>
            <w:lang w:val="ru-RU"/>
          </w:rPr>
          <w:t>)</w:t>
        </w:r>
      </w:ins>
      <w:ins w:id="178" w:author="Konstantin Dovzhikov (KODO.RU)" w:date="2020-12-08T15:58:00Z">
        <w:r w:rsidR="000777AC">
          <w:rPr>
            <w:lang w:val="ru-RU"/>
          </w:rPr>
          <w:t>;</w:t>
        </w:r>
      </w:ins>
    </w:p>
    <w:p w14:paraId="4FC81FD2" w14:textId="1D2A0524" w:rsidR="001F7D76" w:rsidRDefault="001F7D76" w:rsidP="00854E05">
      <w:pPr>
        <w:spacing w:line="360" w:lineRule="auto"/>
        <w:rPr>
          <w:lang w:val="ru-RU"/>
        </w:rPr>
      </w:pPr>
    </w:p>
    <w:p w14:paraId="7013ED99" w14:textId="478EF746" w:rsidR="005C6553" w:rsidRDefault="005C6553" w:rsidP="00854E05">
      <w:pPr>
        <w:spacing w:line="360" w:lineRule="auto"/>
        <w:rPr>
          <w:lang w:val="ru-RU"/>
        </w:rPr>
      </w:pPr>
    </w:p>
    <w:p w14:paraId="52B11976" w14:textId="6F2AA652" w:rsidR="005C6553" w:rsidRDefault="005C6553" w:rsidP="00854E05">
      <w:pPr>
        <w:spacing w:line="360" w:lineRule="auto"/>
        <w:rPr>
          <w:lang w:val="ru-RU"/>
        </w:rPr>
      </w:pPr>
    </w:p>
    <w:p w14:paraId="523B8B8D" w14:textId="5165927D" w:rsidR="005C6553" w:rsidRDefault="005C6553" w:rsidP="00854E05">
      <w:pPr>
        <w:spacing w:line="360" w:lineRule="auto"/>
        <w:rPr>
          <w:lang w:val="ru-RU"/>
        </w:rPr>
      </w:pPr>
    </w:p>
    <w:p w14:paraId="40B19F53" w14:textId="793A0BCA" w:rsidR="005C6553" w:rsidRDefault="005C6553" w:rsidP="00854E05">
      <w:pPr>
        <w:spacing w:line="360" w:lineRule="auto"/>
        <w:rPr>
          <w:lang w:val="ru-RU"/>
        </w:rPr>
      </w:pPr>
    </w:p>
    <w:p w14:paraId="42E34004" w14:textId="231BA834" w:rsidR="005C6553" w:rsidRDefault="005C6553" w:rsidP="00854E05">
      <w:pPr>
        <w:spacing w:line="360" w:lineRule="auto"/>
        <w:rPr>
          <w:lang w:val="ru-RU"/>
        </w:rPr>
      </w:pPr>
    </w:p>
    <w:p w14:paraId="7710A90E" w14:textId="553279F1" w:rsidR="005C6553" w:rsidRDefault="005C6553" w:rsidP="00854E05">
      <w:pPr>
        <w:spacing w:line="360" w:lineRule="auto"/>
        <w:rPr>
          <w:lang w:val="ru-RU"/>
        </w:rPr>
      </w:pPr>
    </w:p>
    <w:p w14:paraId="0C7CF622" w14:textId="30FB3930" w:rsidR="005C6553" w:rsidRDefault="005C6553" w:rsidP="00854E05">
      <w:pPr>
        <w:spacing w:line="360" w:lineRule="auto"/>
        <w:rPr>
          <w:lang w:val="ru-RU"/>
        </w:rPr>
      </w:pPr>
    </w:p>
    <w:p w14:paraId="30CDC12D" w14:textId="6078B3E9" w:rsidR="005C6553" w:rsidRDefault="005C6553" w:rsidP="00854E05">
      <w:pPr>
        <w:spacing w:line="360" w:lineRule="auto"/>
        <w:rPr>
          <w:lang w:val="ru-RU"/>
        </w:rPr>
      </w:pPr>
    </w:p>
    <w:p w14:paraId="119AE650" w14:textId="7E82376B" w:rsidR="005C6553" w:rsidRDefault="005C6553" w:rsidP="00854E05">
      <w:pPr>
        <w:spacing w:line="360" w:lineRule="auto"/>
        <w:rPr>
          <w:lang w:val="ru-RU"/>
        </w:rPr>
      </w:pPr>
    </w:p>
    <w:p w14:paraId="6494F217" w14:textId="41183DB0" w:rsidR="005C6553" w:rsidRDefault="005C6553" w:rsidP="00854E05">
      <w:pPr>
        <w:spacing w:line="360" w:lineRule="auto"/>
        <w:rPr>
          <w:lang w:val="ru-RU"/>
        </w:rPr>
      </w:pPr>
    </w:p>
    <w:p w14:paraId="5A0360E7" w14:textId="375A1290" w:rsidR="005C6553" w:rsidRDefault="005C6553" w:rsidP="00854E05">
      <w:pPr>
        <w:spacing w:line="360" w:lineRule="auto"/>
        <w:rPr>
          <w:lang w:val="ru-RU"/>
        </w:rPr>
      </w:pPr>
    </w:p>
    <w:p w14:paraId="1586DDB4" w14:textId="71F40F7D" w:rsidR="00E6117E" w:rsidRDefault="00E6117E" w:rsidP="00854E05">
      <w:pPr>
        <w:spacing w:line="360" w:lineRule="auto"/>
        <w:rPr>
          <w:lang w:val="ru-RU"/>
        </w:rPr>
      </w:pPr>
    </w:p>
    <w:p w14:paraId="3B032B17" w14:textId="0398F4CA" w:rsidR="00E6117E" w:rsidRDefault="00E6117E" w:rsidP="00854E05">
      <w:pPr>
        <w:spacing w:line="360" w:lineRule="auto"/>
        <w:rPr>
          <w:lang w:val="ru-RU"/>
        </w:rPr>
      </w:pPr>
    </w:p>
    <w:p w14:paraId="1DF39E49" w14:textId="260C1323" w:rsidR="00E6117E" w:rsidRDefault="00E6117E" w:rsidP="00854E05">
      <w:pPr>
        <w:spacing w:line="360" w:lineRule="auto"/>
        <w:rPr>
          <w:lang w:val="ru-RU"/>
        </w:rPr>
      </w:pPr>
    </w:p>
    <w:p w14:paraId="3846FD88" w14:textId="16791FC1" w:rsidR="00E6117E" w:rsidRDefault="00E6117E" w:rsidP="00854E05">
      <w:pPr>
        <w:spacing w:line="360" w:lineRule="auto"/>
        <w:rPr>
          <w:lang w:val="ru-RU"/>
        </w:rPr>
      </w:pPr>
    </w:p>
    <w:p w14:paraId="3FC3DE52" w14:textId="5834B3E6" w:rsidR="00E6117E" w:rsidRDefault="00E6117E" w:rsidP="00854E05">
      <w:pPr>
        <w:spacing w:line="360" w:lineRule="auto"/>
        <w:rPr>
          <w:lang w:val="ru-RU"/>
        </w:rPr>
      </w:pPr>
    </w:p>
    <w:p w14:paraId="78E65CA9" w14:textId="387DC4FE" w:rsidR="00E6117E" w:rsidRDefault="00E6117E" w:rsidP="00854E05">
      <w:pPr>
        <w:spacing w:line="360" w:lineRule="auto"/>
        <w:rPr>
          <w:lang w:val="ru-RU"/>
        </w:rPr>
      </w:pPr>
    </w:p>
    <w:p w14:paraId="4BFB1904" w14:textId="7AFB98FF" w:rsidR="00E6117E" w:rsidRDefault="00E6117E" w:rsidP="00854E05">
      <w:pPr>
        <w:spacing w:line="360" w:lineRule="auto"/>
        <w:rPr>
          <w:lang w:val="ru-RU"/>
        </w:rPr>
      </w:pPr>
    </w:p>
    <w:p w14:paraId="3E0ED2A1" w14:textId="77777777" w:rsidR="0007089B" w:rsidRDefault="0007089B" w:rsidP="00854E05">
      <w:pPr>
        <w:spacing w:line="360" w:lineRule="auto"/>
        <w:rPr>
          <w:lang w:val="ru-RU"/>
        </w:rPr>
      </w:pPr>
    </w:p>
    <w:p w14:paraId="34AF7168" w14:textId="0E40400D" w:rsidR="001F7D76" w:rsidRDefault="00CD6396" w:rsidP="00D6683D">
      <w:pPr>
        <w:pStyle w:val="2"/>
        <w:numPr>
          <w:ilvl w:val="0"/>
          <w:numId w:val="33"/>
        </w:numPr>
        <w:spacing w:line="360" w:lineRule="auto"/>
        <w:rPr>
          <w:lang w:val="ru-RU"/>
        </w:rPr>
      </w:pPr>
      <w:r>
        <w:rPr>
          <w:lang w:val="ru-RU"/>
        </w:rPr>
        <w:t>Отчетные и выводимые формы</w:t>
      </w:r>
      <w:r w:rsidR="0007089B" w:rsidRPr="00E9695F">
        <w:rPr>
          <w:lang w:val="ru-RU"/>
        </w:rPr>
        <w:t>.</w:t>
      </w:r>
    </w:p>
    <w:p w14:paraId="0520866A" w14:textId="0B757BFC" w:rsidR="00E260B6" w:rsidRPr="0020594D" w:rsidRDefault="0020594D" w:rsidP="0020594D">
      <w:pPr>
        <w:pStyle w:val="af7"/>
        <w:spacing w:line="360" w:lineRule="auto"/>
        <w:ind w:left="360"/>
        <w:rPr>
          <w:lang w:val="ru-RU"/>
        </w:rPr>
      </w:pPr>
      <w:r>
        <w:rPr>
          <w:lang w:val="ru-RU"/>
        </w:rPr>
        <w:t>Нет.</w:t>
      </w:r>
    </w:p>
    <w:p w14:paraId="72ED6B49" w14:textId="3ED76213" w:rsidR="00E9695F" w:rsidRPr="007A3C17" w:rsidRDefault="007A3C17" w:rsidP="00E260B6">
      <w:pPr>
        <w:pStyle w:val="af7"/>
        <w:spacing w:line="360" w:lineRule="auto"/>
        <w:ind w:left="1440"/>
      </w:pPr>
      <w:r>
        <w:t xml:space="preserve"> </w:t>
      </w:r>
    </w:p>
    <w:p w14:paraId="5C4B7D88" w14:textId="571BBBFF" w:rsidR="001F7D76" w:rsidRDefault="001F7D76" w:rsidP="00854E05">
      <w:pPr>
        <w:spacing w:line="360" w:lineRule="auto"/>
        <w:rPr>
          <w:lang w:val="ru-RU"/>
        </w:rPr>
      </w:pPr>
    </w:p>
    <w:p w14:paraId="5E080D90" w14:textId="75FD24AD" w:rsidR="001F7D76" w:rsidRDefault="001F7D76" w:rsidP="00854E05">
      <w:pPr>
        <w:spacing w:line="360" w:lineRule="auto"/>
        <w:rPr>
          <w:lang w:val="ru-RU"/>
        </w:rPr>
      </w:pPr>
    </w:p>
    <w:p w14:paraId="0B74F91C" w14:textId="21856F2E" w:rsidR="001F7D76" w:rsidRDefault="001F7D76" w:rsidP="00854E05">
      <w:pPr>
        <w:spacing w:line="360" w:lineRule="auto"/>
        <w:rPr>
          <w:lang w:val="ru-RU"/>
        </w:rPr>
      </w:pPr>
    </w:p>
    <w:p w14:paraId="1707008B" w14:textId="02AC9D41" w:rsidR="001F7D76" w:rsidRDefault="001F7D76" w:rsidP="00854E05">
      <w:pPr>
        <w:spacing w:line="360" w:lineRule="auto"/>
        <w:rPr>
          <w:lang w:val="ru-RU"/>
        </w:rPr>
      </w:pPr>
    </w:p>
    <w:p w14:paraId="33198867" w14:textId="0C6FD9A3" w:rsidR="001F7D76" w:rsidRDefault="001F7D76" w:rsidP="00854E05">
      <w:pPr>
        <w:spacing w:line="360" w:lineRule="auto"/>
        <w:rPr>
          <w:lang w:val="ru-RU"/>
        </w:rPr>
      </w:pPr>
    </w:p>
    <w:p w14:paraId="39FCF28B" w14:textId="37F19E68" w:rsidR="0007089B" w:rsidRDefault="0007089B" w:rsidP="00854E05">
      <w:pPr>
        <w:spacing w:line="360" w:lineRule="auto"/>
        <w:rPr>
          <w:lang w:val="ru-RU"/>
        </w:rPr>
      </w:pPr>
    </w:p>
    <w:p w14:paraId="4B56C270" w14:textId="5A6E278A" w:rsidR="0007089B" w:rsidRDefault="0007089B" w:rsidP="00854E05">
      <w:pPr>
        <w:spacing w:line="360" w:lineRule="auto"/>
        <w:rPr>
          <w:lang w:val="ru-RU"/>
        </w:rPr>
      </w:pPr>
    </w:p>
    <w:p w14:paraId="4EEFC5B4" w14:textId="5F806BCC" w:rsidR="0007089B" w:rsidRDefault="0007089B" w:rsidP="00854E05">
      <w:pPr>
        <w:spacing w:line="360" w:lineRule="auto"/>
        <w:rPr>
          <w:lang w:val="ru-RU"/>
        </w:rPr>
      </w:pPr>
    </w:p>
    <w:p w14:paraId="5CB4500B" w14:textId="0C6F9529" w:rsidR="0007089B" w:rsidRDefault="0007089B" w:rsidP="00854E05">
      <w:pPr>
        <w:spacing w:line="360" w:lineRule="auto"/>
        <w:rPr>
          <w:lang w:val="ru-RU"/>
        </w:rPr>
      </w:pPr>
    </w:p>
    <w:p w14:paraId="2FB9ED3C" w14:textId="0ACED823" w:rsidR="0007089B" w:rsidRDefault="0007089B" w:rsidP="00854E05">
      <w:pPr>
        <w:spacing w:line="360" w:lineRule="auto"/>
        <w:rPr>
          <w:lang w:val="ru-RU"/>
        </w:rPr>
      </w:pPr>
    </w:p>
    <w:p w14:paraId="3C46792D" w14:textId="76A3919B" w:rsidR="0007089B" w:rsidRDefault="0007089B" w:rsidP="00854E05">
      <w:pPr>
        <w:spacing w:line="360" w:lineRule="auto"/>
        <w:rPr>
          <w:lang w:val="ru-RU"/>
        </w:rPr>
      </w:pPr>
    </w:p>
    <w:p w14:paraId="7C15D47A" w14:textId="6C853F2F" w:rsidR="0007089B" w:rsidRDefault="0007089B" w:rsidP="00854E05">
      <w:pPr>
        <w:spacing w:line="360" w:lineRule="auto"/>
        <w:rPr>
          <w:lang w:val="ru-RU"/>
        </w:rPr>
      </w:pPr>
    </w:p>
    <w:p w14:paraId="4ED5D972" w14:textId="7D03CF7D" w:rsidR="0007089B" w:rsidRDefault="0007089B" w:rsidP="00854E05">
      <w:pPr>
        <w:spacing w:line="360" w:lineRule="auto"/>
        <w:rPr>
          <w:lang w:val="ru-RU"/>
        </w:rPr>
      </w:pPr>
    </w:p>
    <w:p w14:paraId="163BEFE4" w14:textId="146EAC83" w:rsidR="0007089B" w:rsidRDefault="0007089B" w:rsidP="00854E05">
      <w:pPr>
        <w:spacing w:line="360" w:lineRule="auto"/>
        <w:rPr>
          <w:lang w:val="ru-RU"/>
        </w:rPr>
      </w:pPr>
    </w:p>
    <w:p w14:paraId="74DCD748" w14:textId="573BE01D" w:rsidR="0007089B" w:rsidRDefault="0007089B" w:rsidP="00854E05">
      <w:pPr>
        <w:spacing w:line="360" w:lineRule="auto"/>
        <w:rPr>
          <w:lang w:val="ru-RU"/>
        </w:rPr>
      </w:pPr>
    </w:p>
    <w:p w14:paraId="2F119539" w14:textId="509679A2" w:rsidR="0007089B" w:rsidRDefault="0007089B" w:rsidP="00854E05">
      <w:pPr>
        <w:spacing w:line="360" w:lineRule="auto"/>
        <w:rPr>
          <w:lang w:val="ru-RU"/>
        </w:rPr>
      </w:pPr>
    </w:p>
    <w:p w14:paraId="37C51218" w14:textId="1E53FF2F" w:rsidR="0007089B" w:rsidRDefault="0007089B" w:rsidP="00854E05">
      <w:pPr>
        <w:spacing w:line="360" w:lineRule="auto"/>
        <w:rPr>
          <w:lang w:val="ru-RU"/>
        </w:rPr>
      </w:pPr>
    </w:p>
    <w:p w14:paraId="17716719" w14:textId="748CE652" w:rsidR="0007089B" w:rsidRDefault="0007089B" w:rsidP="00854E05">
      <w:pPr>
        <w:spacing w:line="360" w:lineRule="auto"/>
        <w:rPr>
          <w:lang w:val="ru-RU"/>
        </w:rPr>
      </w:pPr>
    </w:p>
    <w:p w14:paraId="5C6CD97D" w14:textId="56E07A6F" w:rsidR="0007089B" w:rsidRDefault="0007089B" w:rsidP="00854E05">
      <w:pPr>
        <w:spacing w:line="360" w:lineRule="auto"/>
        <w:rPr>
          <w:lang w:val="ru-RU"/>
        </w:rPr>
      </w:pPr>
    </w:p>
    <w:p w14:paraId="6A9466D2" w14:textId="5A3970FC" w:rsidR="001F7D76" w:rsidRDefault="001F7D76" w:rsidP="00854E05">
      <w:pPr>
        <w:spacing w:line="360" w:lineRule="auto"/>
        <w:rPr>
          <w:lang w:val="ru-RU"/>
        </w:rPr>
      </w:pPr>
    </w:p>
    <w:p w14:paraId="6588A9A2" w14:textId="41DAD5B6" w:rsidR="00CD6396" w:rsidRDefault="00EA10E3" w:rsidP="00D6683D">
      <w:pPr>
        <w:pStyle w:val="2"/>
        <w:numPr>
          <w:ilvl w:val="0"/>
          <w:numId w:val="33"/>
        </w:numPr>
        <w:spacing w:line="360" w:lineRule="auto"/>
        <w:rPr>
          <w:lang w:val="ru-RU"/>
        </w:rPr>
      </w:pPr>
      <w:r>
        <w:rPr>
          <w:lang w:val="ru-RU"/>
        </w:rPr>
        <w:t>Допущения и ограничения</w:t>
      </w:r>
    </w:p>
    <w:p w14:paraId="0FD602C1" w14:textId="4B80DC49" w:rsidR="00CC7244" w:rsidRPr="00480437" w:rsidRDefault="00814109" w:rsidP="00480437">
      <w:pPr>
        <w:pStyle w:val="af7"/>
        <w:numPr>
          <w:ilvl w:val="0"/>
          <w:numId w:val="38"/>
        </w:numPr>
        <w:spacing w:line="360" w:lineRule="auto"/>
        <w:rPr>
          <w:lang w:val="ru-RU"/>
        </w:rPr>
      </w:pPr>
      <w:r w:rsidRPr="00480437">
        <w:rPr>
          <w:lang w:val="ru-RU"/>
        </w:rPr>
        <w:t>О</w:t>
      </w:r>
      <w:r w:rsidR="00D9112B" w:rsidRPr="00480437">
        <w:rPr>
          <w:lang w:val="ru-RU"/>
        </w:rPr>
        <w:t xml:space="preserve">бработка маршрутов комплектации, в составе которых имеется маркируемый и </w:t>
      </w:r>
      <w:proofErr w:type="spellStart"/>
      <w:r w:rsidR="00D9112B" w:rsidRPr="00480437">
        <w:rPr>
          <w:lang w:val="ru-RU"/>
        </w:rPr>
        <w:t>немаркируемый</w:t>
      </w:r>
      <w:proofErr w:type="spellEnd"/>
      <w:r w:rsidR="00D9112B" w:rsidRPr="00480437">
        <w:rPr>
          <w:lang w:val="ru-RU"/>
        </w:rPr>
        <w:t xml:space="preserve"> товар </w:t>
      </w:r>
      <w:r w:rsidR="00833336" w:rsidRPr="00480437">
        <w:rPr>
          <w:lang w:val="ru-RU"/>
        </w:rPr>
        <w:t>одновременно,</w:t>
      </w:r>
      <w:r w:rsidR="008151BA" w:rsidRPr="00480437">
        <w:rPr>
          <w:lang w:val="ru-RU"/>
        </w:rPr>
        <w:t xml:space="preserve"> </w:t>
      </w:r>
      <w:r w:rsidR="00D9112B" w:rsidRPr="00480437">
        <w:rPr>
          <w:lang w:val="ru-RU"/>
        </w:rPr>
        <w:t>не предусмотрена;</w:t>
      </w:r>
    </w:p>
    <w:p w14:paraId="41B157C4" w14:textId="2B703B21" w:rsidR="00480437" w:rsidRDefault="00480437" w:rsidP="00480437">
      <w:pPr>
        <w:pStyle w:val="af7"/>
        <w:numPr>
          <w:ilvl w:val="0"/>
          <w:numId w:val="38"/>
        </w:numPr>
        <w:spacing w:line="360" w:lineRule="auto"/>
        <w:rPr>
          <w:lang w:val="ru-RU"/>
        </w:rPr>
      </w:pPr>
      <w:r>
        <w:rPr>
          <w:lang w:val="ru-RU"/>
        </w:rPr>
        <w:t>Использование функционала новой кнопки «Пропустить сканирование»</w:t>
      </w:r>
      <w:r w:rsidR="00935CCF">
        <w:rPr>
          <w:lang w:val="ru-RU"/>
        </w:rPr>
        <w:t xml:space="preserve">, которая позволяет не сканировать </w:t>
      </w:r>
      <w:r w:rsidR="00935CCF">
        <w:t>SSCC</w:t>
      </w:r>
      <w:r w:rsidR="00935CCF" w:rsidRPr="00935CCF">
        <w:rPr>
          <w:lang w:val="ru-RU"/>
        </w:rPr>
        <w:t>-</w:t>
      </w:r>
      <w:r w:rsidR="00935CCF">
        <w:rPr>
          <w:lang w:val="ru-RU"/>
        </w:rPr>
        <w:t>код, а генерировать</w:t>
      </w:r>
      <w:r w:rsidR="008E35DC">
        <w:rPr>
          <w:lang w:val="ru-RU"/>
        </w:rPr>
        <w:t xml:space="preserve"> его после передачи</w:t>
      </w:r>
      <w:r w:rsidR="00935CCF">
        <w:rPr>
          <w:lang w:val="ru-RU"/>
        </w:rPr>
        <w:t xml:space="preserve"> на конвейер, контролируется на административном уровне;</w:t>
      </w:r>
    </w:p>
    <w:p w14:paraId="0B9930CA" w14:textId="44E04ADC" w:rsidR="00FD0B0A" w:rsidRPr="00480437" w:rsidRDefault="00FD0B0A" w:rsidP="00480437">
      <w:pPr>
        <w:pStyle w:val="af7"/>
        <w:numPr>
          <w:ilvl w:val="0"/>
          <w:numId w:val="38"/>
        </w:numPr>
        <w:spacing w:line="360" w:lineRule="auto"/>
        <w:rPr>
          <w:lang w:val="ru-RU"/>
        </w:rPr>
      </w:pPr>
      <w:r>
        <w:rPr>
          <w:lang w:val="ru-RU"/>
        </w:rPr>
        <w:t>Функционал кнопки «Закрыть грузоместо» контролируется на административном уровне</w:t>
      </w:r>
      <w:r w:rsidR="006504FB">
        <w:rPr>
          <w:lang w:val="ru-RU"/>
        </w:rPr>
        <w:t xml:space="preserve"> (как и сейчас)</w:t>
      </w:r>
      <w:r w:rsidR="0086546C">
        <w:rPr>
          <w:lang w:val="ru-RU"/>
        </w:rPr>
        <w:t xml:space="preserve">, квант формируемых </w:t>
      </w:r>
      <w:r w:rsidR="0086546C">
        <w:t>SSCC</w:t>
      </w:r>
      <w:r w:rsidR="0086546C" w:rsidRPr="0086546C">
        <w:rPr>
          <w:lang w:val="ru-RU"/>
        </w:rPr>
        <w:t>-</w:t>
      </w:r>
      <w:r w:rsidR="0086546C">
        <w:rPr>
          <w:lang w:val="ru-RU"/>
        </w:rPr>
        <w:t xml:space="preserve">упаковок не </w:t>
      </w:r>
      <w:r w:rsidR="00A57004">
        <w:rPr>
          <w:lang w:val="ru-RU"/>
        </w:rPr>
        <w:t>проверяется</w:t>
      </w:r>
      <w:r w:rsidR="0086546C">
        <w:rPr>
          <w:lang w:val="ru-RU"/>
        </w:rPr>
        <w:t xml:space="preserve">, возможен </w:t>
      </w:r>
      <w:proofErr w:type="spellStart"/>
      <w:r w:rsidR="0086546C">
        <w:rPr>
          <w:lang w:val="ru-RU"/>
        </w:rPr>
        <w:t>пересорт</w:t>
      </w:r>
      <w:proofErr w:type="spellEnd"/>
      <w:r w:rsidR="0086546C">
        <w:rPr>
          <w:lang w:val="ru-RU"/>
        </w:rPr>
        <w:t xml:space="preserve"> </w:t>
      </w:r>
      <w:r w:rsidR="00D751BB">
        <w:rPr>
          <w:lang w:val="ru-RU"/>
        </w:rPr>
        <w:t xml:space="preserve">разных </w:t>
      </w:r>
      <w:r w:rsidR="0086546C">
        <w:rPr>
          <w:lang w:val="ru-RU"/>
        </w:rPr>
        <w:t xml:space="preserve">номенклатур в </w:t>
      </w:r>
      <w:r w:rsidR="008A4FF1">
        <w:rPr>
          <w:lang w:val="ru-RU"/>
        </w:rPr>
        <w:t>одной</w:t>
      </w:r>
      <w:r w:rsidR="0086546C">
        <w:rPr>
          <w:lang w:val="ru-RU"/>
        </w:rPr>
        <w:t xml:space="preserve"> упаковке;</w:t>
      </w:r>
    </w:p>
    <w:p w14:paraId="74A05AA1" w14:textId="46C1BFF5" w:rsidR="005C6553" w:rsidRDefault="005C6553" w:rsidP="00854E05">
      <w:pPr>
        <w:pStyle w:val="af7"/>
        <w:spacing w:line="360" w:lineRule="auto"/>
        <w:rPr>
          <w:lang w:val="ru-RU"/>
        </w:rPr>
      </w:pPr>
    </w:p>
    <w:p w14:paraId="11EE0262" w14:textId="72DE1E0C" w:rsidR="005C6553" w:rsidRDefault="005C6553" w:rsidP="00854E05">
      <w:pPr>
        <w:pStyle w:val="af7"/>
        <w:spacing w:line="360" w:lineRule="auto"/>
        <w:rPr>
          <w:lang w:val="ru-RU"/>
        </w:rPr>
      </w:pPr>
    </w:p>
    <w:p w14:paraId="4E33B841" w14:textId="3130863B" w:rsidR="005C6553" w:rsidRDefault="005C6553" w:rsidP="00854E05">
      <w:pPr>
        <w:pStyle w:val="af7"/>
        <w:spacing w:line="360" w:lineRule="auto"/>
        <w:rPr>
          <w:lang w:val="ru-RU"/>
        </w:rPr>
      </w:pPr>
    </w:p>
    <w:p w14:paraId="2D9A5F80" w14:textId="164E71B7" w:rsidR="005C6553" w:rsidRDefault="005C6553" w:rsidP="00854E05">
      <w:pPr>
        <w:pStyle w:val="af7"/>
        <w:spacing w:line="360" w:lineRule="auto"/>
        <w:rPr>
          <w:lang w:val="ru-RU"/>
        </w:rPr>
      </w:pPr>
    </w:p>
    <w:p w14:paraId="5A6D4681" w14:textId="2D36B894" w:rsidR="005C6553" w:rsidRDefault="005C6553" w:rsidP="00854E05">
      <w:pPr>
        <w:pStyle w:val="af7"/>
        <w:spacing w:line="360" w:lineRule="auto"/>
        <w:rPr>
          <w:lang w:val="ru-RU"/>
        </w:rPr>
      </w:pPr>
    </w:p>
    <w:p w14:paraId="2753C6F4" w14:textId="54045987" w:rsidR="005C6553" w:rsidRDefault="005C6553" w:rsidP="00854E05">
      <w:pPr>
        <w:pStyle w:val="af7"/>
        <w:spacing w:line="360" w:lineRule="auto"/>
        <w:rPr>
          <w:lang w:val="ru-RU"/>
        </w:rPr>
      </w:pPr>
    </w:p>
    <w:p w14:paraId="45EB768B" w14:textId="752F9EEA" w:rsidR="005C6553" w:rsidRDefault="005C6553" w:rsidP="00854E05">
      <w:pPr>
        <w:pStyle w:val="af7"/>
        <w:spacing w:line="360" w:lineRule="auto"/>
        <w:rPr>
          <w:lang w:val="ru-RU"/>
        </w:rPr>
      </w:pPr>
    </w:p>
    <w:p w14:paraId="3EF070D7" w14:textId="77777777" w:rsidR="005C6553" w:rsidRPr="00EA6ED8" w:rsidRDefault="005C6553" w:rsidP="00854E05">
      <w:pPr>
        <w:pStyle w:val="af7"/>
        <w:spacing w:line="360" w:lineRule="auto"/>
        <w:rPr>
          <w:lang w:val="ru-RU"/>
        </w:rPr>
      </w:pPr>
    </w:p>
    <w:p w14:paraId="3C5B67AC" w14:textId="19A511EB" w:rsidR="001F7D76" w:rsidRDefault="001F7D76" w:rsidP="00854E05">
      <w:pPr>
        <w:spacing w:line="360" w:lineRule="auto"/>
        <w:rPr>
          <w:lang w:val="ru-RU"/>
        </w:rPr>
      </w:pPr>
    </w:p>
    <w:p w14:paraId="6CAD3571" w14:textId="4BE81E6B" w:rsidR="001F7D76" w:rsidRDefault="001F7D76" w:rsidP="00854E05">
      <w:pPr>
        <w:spacing w:line="360" w:lineRule="auto"/>
        <w:rPr>
          <w:lang w:val="ru-RU"/>
        </w:rPr>
      </w:pPr>
    </w:p>
    <w:p w14:paraId="22E3DE24" w14:textId="1ACDDACE" w:rsidR="001F7D76" w:rsidRDefault="001F7D76" w:rsidP="00854E05">
      <w:pPr>
        <w:spacing w:line="360" w:lineRule="auto"/>
        <w:rPr>
          <w:lang w:val="ru-RU"/>
        </w:rPr>
      </w:pPr>
    </w:p>
    <w:p w14:paraId="664FCE80" w14:textId="1EB1F126" w:rsidR="001F7D76" w:rsidRDefault="001F7D76" w:rsidP="00854E05">
      <w:pPr>
        <w:spacing w:line="360" w:lineRule="auto"/>
        <w:rPr>
          <w:lang w:val="ru-RU"/>
        </w:rPr>
      </w:pPr>
    </w:p>
    <w:p w14:paraId="2B7D00D1" w14:textId="75952CBC" w:rsidR="001F7D76" w:rsidRDefault="001F7D76" w:rsidP="00854E05">
      <w:pPr>
        <w:spacing w:line="360" w:lineRule="auto"/>
        <w:rPr>
          <w:lang w:val="ru-RU"/>
        </w:rPr>
      </w:pPr>
    </w:p>
    <w:p w14:paraId="76E22E31" w14:textId="5E12FE6B" w:rsidR="001F7D76" w:rsidRDefault="001F7D76" w:rsidP="00854E05">
      <w:pPr>
        <w:spacing w:line="360" w:lineRule="auto"/>
        <w:rPr>
          <w:lang w:val="ru-RU"/>
        </w:rPr>
      </w:pPr>
    </w:p>
    <w:p w14:paraId="19B72903" w14:textId="3C775D22" w:rsidR="001F7D76" w:rsidRDefault="001F7D76" w:rsidP="00854E05">
      <w:pPr>
        <w:spacing w:line="360" w:lineRule="auto"/>
        <w:rPr>
          <w:lang w:val="ru-RU"/>
        </w:rPr>
      </w:pPr>
    </w:p>
    <w:p w14:paraId="4A3CC2FC" w14:textId="18110B07" w:rsidR="00F3046A" w:rsidRDefault="00F3046A" w:rsidP="00854E05">
      <w:pPr>
        <w:spacing w:line="360" w:lineRule="auto"/>
        <w:rPr>
          <w:lang w:val="ru-RU"/>
        </w:rPr>
      </w:pPr>
    </w:p>
    <w:p w14:paraId="60E0B7F9" w14:textId="2925CF6F" w:rsidR="00F3046A" w:rsidRDefault="00F3046A" w:rsidP="00854E05">
      <w:pPr>
        <w:spacing w:line="360" w:lineRule="auto"/>
        <w:rPr>
          <w:lang w:val="ru-RU"/>
        </w:rPr>
      </w:pPr>
    </w:p>
    <w:p w14:paraId="10BC303F" w14:textId="1E93A72C" w:rsidR="00F3046A" w:rsidRDefault="00F3046A" w:rsidP="00854E05">
      <w:pPr>
        <w:spacing w:line="360" w:lineRule="auto"/>
        <w:rPr>
          <w:lang w:val="ru-RU"/>
        </w:rPr>
      </w:pPr>
    </w:p>
    <w:p w14:paraId="4F114CE3" w14:textId="1ACD87DE" w:rsidR="009041CF" w:rsidRPr="00EC08A5" w:rsidRDefault="009041CF" w:rsidP="00D6683D">
      <w:pPr>
        <w:pStyle w:val="2"/>
        <w:numPr>
          <w:ilvl w:val="0"/>
          <w:numId w:val="33"/>
        </w:numPr>
        <w:spacing w:line="360" w:lineRule="auto"/>
        <w:rPr>
          <w:lang w:val="ru-RU"/>
        </w:rPr>
      </w:pPr>
      <w:r>
        <w:rPr>
          <w:lang w:val="ru-RU"/>
        </w:rPr>
        <w:t>Связанные модификации</w:t>
      </w:r>
    </w:p>
    <w:p w14:paraId="6085B79E" w14:textId="6961C352" w:rsidR="00D83851" w:rsidRPr="000A5F11" w:rsidRDefault="003D1106" w:rsidP="000A5F11">
      <w:pPr>
        <w:spacing w:line="360" w:lineRule="auto"/>
        <w:rPr>
          <w:lang w:val="ru-RU"/>
        </w:rPr>
      </w:pPr>
      <w:r>
        <w:rPr>
          <w:lang w:val="ru-RU"/>
        </w:rPr>
        <w:t>1</w:t>
      </w:r>
      <w:r w:rsidR="00466394">
        <w:rPr>
          <w:lang w:val="ru-RU"/>
        </w:rPr>
        <w:t>.</w:t>
      </w:r>
      <w:r>
        <w:rPr>
          <w:lang w:val="ru-RU"/>
        </w:rPr>
        <w:t xml:space="preserve"> </w:t>
      </w:r>
      <w:r w:rsidR="000A5F11">
        <w:rPr>
          <w:lang w:val="ru-RU"/>
        </w:rPr>
        <w:t>Нет</w:t>
      </w:r>
      <w:r w:rsidR="00DD13D8">
        <w:rPr>
          <w:lang w:val="ru-RU"/>
        </w:rPr>
        <w:t>.</w:t>
      </w:r>
    </w:p>
    <w:p w14:paraId="160F56FB" w14:textId="77777777" w:rsidR="00CD6396" w:rsidRPr="00CD6396" w:rsidRDefault="00CD6396" w:rsidP="00854E05">
      <w:pPr>
        <w:spacing w:line="360" w:lineRule="auto"/>
        <w:rPr>
          <w:lang w:val="ru-RU"/>
        </w:rPr>
      </w:pPr>
    </w:p>
    <w:p w14:paraId="43A0D34C" w14:textId="77777777" w:rsidR="00320E18" w:rsidRPr="00320E18" w:rsidRDefault="00320E18" w:rsidP="00854E05">
      <w:pPr>
        <w:spacing w:line="360" w:lineRule="auto"/>
        <w:rPr>
          <w:lang w:val="ru-RU"/>
        </w:rPr>
      </w:pPr>
    </w:p>
    <w:p w14:paraId="06267288" w14:textId="24DA8663" w:rsidR="00320E18" w:rsidRPr="00320E18" w:rsidRDefault="00320E18" w:rsidP="00854E05">
      <w:pPr>
        <w:spacing w:line="360" w:lineRule="auto"/>
        <w:rPr>
          <w:lang w:val="ru-RU"/>
        </w:rPr>
      </w:pPr>
    </w:p>
    <w:p w14:paraId="5C1D6FFB" w14:textId="77777777" w:rsidR="00320E18" w:rsidRPr="00320E18" w:rsidRDefault="00320E18" w:rsidP="00854E05">
      <w:pPr>
        <w:spacing w:line="360" w:lineRule="auto"/>
        <w:rPr>
          <w:lang w:val="ru-RU"/>
        </w:rPr>
      </w:pPr>
    </w:p>
    <w:p w14:paraId="16CFED3B" w14:textId="77777777" w:rsidR="003C3A5D" w:rsidRPr="003C3A5D" w:rsidRDefault="003C3A5D" w:rsidP="00854E05">
      <w:pPr>
        <w:spacing w:line="360" w:lineRule="auto"/>
        <w:rPr>
          <w:lang w:val="ru-RU"/>
        </w:rPr>
      </w:pPr>
    </w:p>
    <w:p w14:paraId="6CDE0960" w14:textId="77777777" w:rsidR="00D23220" w:rsidRPr="0058154C" w:rsidRDefault="00D23220" w:rsidP="00854E05">
      <w:pPr>
        <w:spacing w:line="360" w:lineRule="auto"/>
        <w:rPr>
          <w:lang w:val="ru-RU"/>
        </w:rPr>
      </w:pPr>
    </w:p>
    <w:p w14:paraId="5BD4200E" w14:textId="77777777" w:rsidR="00ED5194" w:rsidRPr="001A11FD" w:rsidRDefault="006D63C6" w:rsidP="00854E05">
      <w:pPr>
        <w:spacing w:line="360" w:lineRule="auto"/>
      </w:pPr>
      <w:r w:rsidRPr="001A11FD">
        <w:rPr>
          <w:noProof/>
          <w:lang w:val="ru-RU" w:eastAsia="ru-RU"/>
        </w:rPr>
        <w:lastRenderedPageBreak/>
        <mc:AlternateContent>
          <mc:Choice Requires="wps">
            <w:drawing>
              <wp:anchor distT="0" distB="457200" distL="114300" distR="114300" simplePos="0" relativeHeight="251657728" behindDoc="1" locked="1" layoutInCell="1" allowOverlap="1" wp14:anchorId="6CEC4A03" wp14:editId="055C3041">
                <wp:simplePos x="0" y="0"/>
                <wp:positionH relativeFrom="page">
                  <wp:align>left</wp:align>
                </wp:positionH>
                <wp:positionV relativeFrom="page">
                  <wp:align>top</wp:align>
                </wp:positionV>
                <wp:extent cx="7598410" cy="9458325"/>
                <wp:effectExtent l="0" t="0" r="2540" b="9525"/>
                <wp:wrapTopAndBottom/>
                <wp:docPr id="3" name="Rectangle 3"/>
                <wp:cNvGraphicFramePr/>
                <a:graphic xmlns:a="http://schemas.openxmlformats.org/drawingml/2006/main">
                  <a:graphicData uri="http://schemas.microsoft.com/office/word/2010/wordprocessingShape">
                    <wps:wsp>
                      <wps:cNvSpPr/>
                      <wps:spPr>
                        <a:xfrm>
                          <a:off x="0" y="0"/>
                          <a:ext cx="7598410" cy="9458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4A2B67" w14:textId="77777777" w:rsidR="007C7B71" w:rsidRPr="001521B0" w:rsidRDefault="007C7B71" w:rsidP="002B5BA2">
                            <w:pPr>
                              <w:pStyle w:val="Legaltextheading"/>
                            </w:pPr>
                            <w:r w:rsidRPr="001521B0">
                              <w:t>About Columbus:</w:t>
                            </w:r>
                          </w:p>
                          <w:p w14:paraId="7F70034D" w14:textId="77777777" w:rsidR="007C7B71" w:rsidRPr="00BE2EC4" w:rsidRDefault="007C7B71" w:rsidP="002B5BA2">
                            <w:pPr>
                              <w:pStyle w:val="Legaltext"/>
                            </w:pPr>
                          </w:p>
                          <w:p w14:paraId="073BAEF7" w14:textId="77777777" w:rsidR="007C7B71" w:rsidRPr="001521B0" w:rsidRDefault="007C7B71" w:rsidP="002B5BA2">
                            <w:pPr>
                              <w:pStyle w:val="Legaltext"/>
                            </w:pPr>
                            <w:r w:rsidRPr="00BF7CDE">
                              <w:t xml:space="preserve">Columbus is a global IT services and consulting company with more than 2,000 employees serving 5,000+ customers worldwide. Columbus helps ambitious companies transform, maximize and futureproof their business digitally. We are specialized within the industries retail, distribution, food and manufacturing. We offer a comprehensive solution portfolio with deep industry knowledge, extensive technology expertise and profound customer insight. Columbus has offices and partners all over the world and we can deliver our solutions and services locally – on a global scale. </w:t>
                            </w:r>
                            <w:hyperlink r:id="rId17" w:history="1">
                              <w:r w:rsidRPr="00BF7CDE">
                                <w:rPr>
                                  <w:rStyle w:val="af0"/>
                                </w:rPr>
                                <w:t>www.columbusglobal.com</w:t>
                              </w:r>
                            </w:hyperlink>
                          </w:p>
                        </w:txbxContent>
                      </wps:txbx>
                      <wps:bodyPr rot="0" spcFirstLastPara="0" vertOverflow="overflow" horzOverflow="overflow" vert="horz" wrap="square" lIns="432000" tIns="432000" rIns="432000" bIns="4320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EC4A03" id="Rectangle 3" o:spid="_x0000_s1027" style="position:absolute;margin-left:0;margin-top:0;width:598.3pt;height:744.75pt;z-index:-251658752;visibility:visible;mso-wrap-style:square;mso-width-percent:0;mso-height-percent:0;mso-wrap-distance-left:9pt;mso-wrap-distance-top:0;mso-wrap-distance-right:9pt;mso-wrap-distance-bottom:36pt;mso-position-horizontal:left;mso-position-horizontal-relative:page;mso-position-vertical:top;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" fillcolor="white [3212]" stroked="f" strokeweight="1pt">
                <v:textbox inset="12mm,12mm,12mm,12mm">
                  <w:txbxContent>
                    <w:p w14:paraId="734A2B67" w14:textId="77777777" w:rsidR="007C7B71" w:rsidRPr="001521B0" w:rsidRDefault="007C7B71" w:rsidP="002B5BA2">
                      <w:pPr>
                        <w:pStyle w:val="Legaltextheading"/>
                      </w:pPr>
                      <w:r w:rsidRPr="001521B0">
                        <w:t>About Columbus:</w:t>
                      </w:r>
                    </w:p>
                    <w:p w14:paraId="7F70034D" w14:textId="77777777" w:rsidR="007C7B71" w:rsidRPr="00BE2EC4" w:rsidRDefault="007C7B71" w:rsidP="002B5BA2">
                      <w:pPr>
                        <w:pStyle w:val="Legaltext"/>
                      </w:pPr>
                    </w:p>
                    <w:p w14:paraId="073BAEF7" w14:textId="77777777" w:rsidR="007C7B71" w:rsidRPr="001521B0" w:rsidRDefault="007C7B71" w:rsidP="002B5BA2">
                      <w:pPr>
                        <w:pStyle w:val="Legaltext"/>
                      </w:pPr>
                      <w:r w:rsidRPr="00BF7CDE">
                        <w:t xml:space="preserve">Columbus is a global IT services and consulting company with more than 2,000 employees serving 5,000+ customers worldwide. Columbus helps ambitious companies transform, maximize and futureproof their business digitally. We are specialized within the industries retail, distribution, food and manufacturing. We offer a comprehensive solution portfolio with deep industry knowledge, extensive technology expertise and profound customer insight. Columbus has offices and partners all over the world and we can deliver our solutions and services locally – on a global scale. </w:t>
                      </w:r>
                      <w:hyperlink r:id="rId20" w:history="1">
                        <w:r w:rsidRPr="00BF7CDE">
                          <w:rPr>
                            <w:rStyle w:val="af0"/>
                          </w:rPr>
                          <w:t>www.columbusglobal.com</w:t>
                        </w:r>
                      </w:hyperlink>
                    </w:p>
                  </w:txbxContent>
                </v:textbox>
                <w10:wrap type="topAndBottom" anchorx="page" anchory="page"/>
                <w10:anchorlock/>
              </v:rect>
            </w:pict>
          </mc:Fallback>
        </mc:AlternateContent>
      </w:r>
    </w:p>
    <w:sectPr w:rsidR="00ED5194" w:rsidRPr="001A11FD" w:rsidSect="008A5BDC">
      <w:type w:val="continuous"/>
      <w:pgSz w:w="11906" w:h="16838" w:code="9"/>
      <w:pgMar w:top="1440" w:right="1080" w:bottom="1530" w:left="1080" w:header="720" w:footer="144"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Матвеев Дмитрий (Алькор)" w:date="2020-12-08T10:08:00Z" w:initials="МД">
    <w:p w14:paraId="481F59E4" w14:textId="09932404" w:rsidR="00A625D0" w:rsidRPr="00A625D0" w:rsidRDefault="00A625D0">
      <w:pPr>
        <w:pStyle w:val="afa"/>
        <w:rPr>
          <w:lang w:val="ru-RU"/>
        </w:rPr>
      </w:pPr>
      <w:r>
        <w:rPr>
          <w:rStyle w:val="af9"/>
        </w:rPr>
        <w:annotationRef/>
      </w:r>
      <w:r>
        <w:rPr>
          <w:lang w:val="ru-RU"/>
        </w:rPr>
        <w:t xml:space="preserve">Этот </w:t>
      </w:r>
      <w:r>
        <w:t>SSCC</w:t>
      </w:r>
      <w:r>
        <w:rPr>
          <w:lang w:val="ru-RU"/>
        </w:rPr>
        <w:t xml:space="preserve"> второго уровня? Будем ли мы в этой таблице учитывать </w:t>
      </w:r>
      <w:r>
        <w:t>SSCC</w:t>
      </w:r>
      <w:r>
        <w:rPr>
          <w:lang w:val="ru-RU"/>
        </w:rPr>
        <w:t xml:space="preserve"> 4-го уровня?</w:t>
      </w:r>
    </w:p>
  </w:comment>
  <w:comment w:id="2" w:author="Konstantin Dovzhikov (KODO.RU)" w:date="2020-12-08T12:30:00Z" w:initials="KD(">
    <w:p w14:paraId="5A9C3322" w14:textId="068BDC21" w:rsidR="003416C1" w:rsidRPr="003416C1" w:rsidRDefault="003416C1">
      <w:pPr>
        <w:pStyle w:val="afa"/>
        <w:rPr>
          <w:lang w:val="ru-RU"/>
        </w:rPr>
      </w:pPr>
      <w:r>
        <w:rPr>
          <w:rStyle w:val="af9"/>
        </w:rPr>
        <w:annotationRef/>
      </w:r>
      <w:r>
        <w:rPr>
          <w:lang w:val="ru-RU"/>
        </w:rPr>
        <w:t>Да, в связанных ФД это поле уже учтено, добавил в этот дизайн его добавление</w:t>
      </w:r>
    </w:p>
  </w:comment>
  <w:comment w:id="21" w:author="Матвеев Дмитрий (Алькор)" w:date="2020-12-08T10:13:00Z" w:initials="МД">
    <w:p w14:paraId="715B705C" w14:textId="003C405C" w:rsidR="00FF3470" w:rsidRPr="00FF3470" w:rsidRDefault="00FF3470">
      <w:pPr>
        <w:pStyle w:val="afa"/>
        <w:rPr>
          <w:lang w:val="ru-RU"/>
        </w:rPr>
      </w:pPr>
      <w:r>
        <w:rPr>
          <w:rStyle w:val="af9"/>
        </w:rPr>
        <w:annotationRef/>
      </w:r>
      <w:r>
        <w:rPr>
          <w:lang w:val="ru-RU"/>
        </w:rPr>
        <w:t>Эти настройки для какого уровня? Нам нужны настройки для двух уровней 2-го и 4-го.</w:t>
      </w:r>
    </w:p>
  </w:comment>
  <w:comment w:id="22" w:author="Konstantin Dovzhikov (KODO.RU)" w:date="2020-12-08T12:31:00Z" w:initials="KD(">
    <w:p w14:paraId="204004DF" w14:textId="2C30EB69" w:rsidR="000A3252" w:rsidRPr="000A3252" w:rsidRDefault="000A3252">
      <w:pPr>
        <w:pStyle w:val="afa"/>
        <w:rPr>
          <w:lang w:val="ru-RU"/>
        </w:rPr>
      </w:pPr>
      <w:r>
        <w:rPr>
          <w:rStyle w:val="af9"/>
        </w:rPr>
        <w:annotationRef/>
      </w:r>
      <w:r>
        <w:rPr>
          <w:lang w:val="ru-RU"/>
        </w:rPr>
        <w:t xml:space="preserve">Уровни </w:t>
      </w:r>
      <w:r>
        <w:t>SSCC</w:t>
      </w:r>
      <w:r w:rsidRPr="000A3252">
        <w:rPr>
          <w:lang w:val="ru-RU"/>
        </w:rPr>
        <w:t>-</w:t>
      </w:r>
      <w:r>
        <w:rPr>
          <w:lang w:val="ru-RU"/>
        </w:rPr>
        <w:t xml:space="preserve">кода — это внутренние категории, сам формат кода идентичен для каждого из уровней. </w:t>
      </w:r>
    </w:p>
  </w:comment>
  <w:comment w:id="23" w:author="Матвеев Дмитрий (Алькор)" w:date="2020-12-08T10:37:00Z" w:initials="МД">
    <w:p w14:paraId="44494F19" w14:textId="301D0E78" w:rsidR="0092523D" w:rsidRPr="0092523D" w:rsidRDefault="0092523D">
      <w:pPr>
        <w:pStyle w:val="afa"/>
        <w:rPr>
          <w:lang w:val="ru-RU"/>
        </w:rPr>
      </w:pPr>
      <w:r>
        <w:rPr>
          <w:rStyle w:val="af9"/>
        </w:rPr>
        <w:annotationRef/>
      </w:r>
      <w:r>
        <w:rPr>
          <w:lang w:val="ru-RU"/>
        </w:rPr>
        <w:t>Снова вопрос, какого уровня?</w:t>
      </w:r>
      <w:r w:rsidR="00B626EF">
        <w:rPr>
          <w:lang w:val="ru-RU"/>
        </w:rPr>
        <w:t xml:space="preserve"> Нам нужны две периодические операции для коробок и паллет.</w:t>
      </w:r>
    </w:p>
  </w:comment>
  <w:comment w:id="24" w:author="Konstantin Dovzhikov (KODO.RU)" w:date="2020-12-08T12:32:00Z" w:initials="KD(">
    <w:p w14:paraId="6AE6ECDA" w14:textId="01F6379B" w:rsidR="001E6E9A" w:rsidRPr="0025333E" w:rsidRDefault="006F1045" w:rsidP="0025333E">
      <w:pPr>
        <w:pStyle w:val="afa"/>
        <w:rPr>
          <w:lang w:val="ru-RU"/>
        </w:rPr>
      </w:pPr>
      <w:r>
        <w:rPr>
          <w:rStyle w:val="af9"/>
        </w:rPr>
        <w:annotationRef/>
      </w:r>
      <w:r w:rsidR="0025333E">
        <w:rPr>
          <w:lang w:val="ru-RU"/>
        </w:rPr>
        <w:t xml:space="preserve">Стандарт для </w:t>
      </w:r>
      <w:r w:rsidR="0025333E">
        <w:t>SSCC</w:t>
      </w:r>
      <w:r w:rsidR="0025333E">
        <w:rPr>
          <w:lang w:val="ru-RU"/>
        </w:rPr>
        <w:t xml:space="preserve"> кодов разных уровней общий</w:t>
      </w:r>
      <w:r w:rsidR="00D422F5">
        <w:rPr>
          <w:lang w:val="ru-RU"/>
        </w:rPr>
        <w:t>. П</w:t>
      </w:r>
      <w:r w:rsidR="005D02F8">
        <w:rPr>
          <w:lang w:val="ru-RU"/>
        </w:rPr>
        <w:t xml:space="preserve">ериодическая операция будет одна, но на разных рабочих местах будет возможность печатать </w:t>
      </w:r>
      <w:r w:rsidR="00756EA9">
        <w:rPr>
          <w:lang w:val="ru-RU"/>
        </w:rPr>
        <w:t xml:space="preserve">коробочные ярлыки или </w:t>
      </w:r>
      <w:proofErr w:type="spellStart"/>
      <w:r w:rsidR="00756EA9">
        <w:rPr>
          <w:lang w:val="ru-RU"/>
        </w:rPr>
        <w:t>паллетные</w:t>
      </w:r>
      <w:proofErr w:type="spellEnd"/>
      <w:r w:rsidR="00756EA9">
        <w:rPr>
          <w:lang w:val="ru-RU"/>
        </w:rPr>
        <w:t xml:space="preserve"> (в зависимости от настроенного пункта меню отчета)</w:t>
      </w:r>
    </w:p>
  </w:comment>
  <w:comment w:id="26" w:author="Учетная запись Майкрософт" w:date="2020-12-10T19:19:00Z" w:initials="УзМ">
    <w:p w14:paraId="3D213810" w14:textId="59E78F3F" w:rsidR="00950A05" w:rsidRPr="00950A05" w:rsidRDefault="00950A05">
      <w:pPr>
        <w:pStyle w:val="afa"/>
        <w:rPr>
          <w:lang w:val="ru-RU"/>
        </w:rPr>
      </w:pPr>
      <w:r>
        <w:rPr>
          <w:rStyle w:val="af9"/>
        </w:rPr>
        <w:annotationRef/>
      </w:r>
      <w:r>
        <w:rPr>
          <w:lang w:val="ru-RU"/>
        </w:rPr>
        <w:t xml:space="preserve">Визуально должно быть отличие между </w:t>
      </w:r>
      <w:r>
        <w:t>SSCC</w:t>
      </w:r>
      <w:r w:rsidRPr="00950A05">
        <w:rPr>
          <w:lang w:val="ru-RU"/>
        </w:rPr>
        <w:t xml:space="preserve">2  </w:t>
      </w:r>
      <w:r>
        <w:rPr>
          <w:lang w:val="ru-RU"/>
        </w:rPr>
        <w:t xml:space="preserve">и </w:t>
      </w:r>
      <w:r>
        <w:t>SSCC</w:t>
      </w:r>
      <w:r w:rsidRPr="00950A05">
        <w:rPr>
          <w:lang w:val="ru-RU"/>
        </w:rPr>
        <w:t xml:space="preserve"> 4 </w:t>
      </w:r>
      <w:r>
        <w:rPr>
          <w:lang w:val="ru-RU"/>
        </w:rPr>
        <w:t>уровня</w:t>
      </w:r>
    </w:p>
  </w:comment>
  <w:comment w:id="27" w:author="Konstantin Dovzhikov (KODO.RU)" w:date="2020-12-10T23:25:00Z" w:initials="KD(">
    <w:p w14:paraId="06911631" w14:textId="2F092DFA" w:rsidR="00DA68F4" w:rsidRPr="00DA68F4" w:rsidRDefault="00DA68F4">
      <w:pPr>
        <w:pStyle w:val="afa"/>
        <w:rPr>
          <w:lang w:val="ru-RU"/>
        </w:rPr>
      </w:pPr>
      <w:r>
        <w:rPr>
          <w:rStyle w:val="af9"/>
        </w:rPr>
        <w:annotationRef/>
      </w:r>
      <w:r>
        <w:rPr>
          <w:lang w:val="ru-RU"/>
        </w:rPr>
        <w:t>В пунктах 1.2.2 и в п. 1.2.3 описанная реализация 2-х шаблонов. Как мы обсудили с Дмитрием, отличие будет в размере. Уточните размер, я скорректирую его.</w:t>
      </w:r>
    </w:p>
  </w:comment>
  <w:comment w:id="65" w:author="Учетная запись Майкрософт" w:date="2020-12-10T19:34:00Z" w:initials="УзМ">
    <w:p w14:paraId="782A9445" w14:textId="3A76BF62" w:rsidR="008248FE" w:rsidRPr="008248FE" w:rsidRDefault="008248FE">
      <w:pPr>
        <w:pStyle w:val="afa"/>
        <w:rPr>
          <w:lang w:val="ru-RU"/>
        </w:rPr>
      </w:pPr>
      <w:r>
        <w:rPr>
          <w:rStyle w:val="af9"/>
        </w:rPr>
        <w:annotationRef/>
      </w:r>
      <w:r>
        <w:rPr>
          <w:lang w:val="ru-RU"/>
        </w:rPr>
        <w:t>С чего сканируют ШК</w:t>
      </w:r>
      <w:proofErr w:type="gramStart"/>
      <w:r>
        <w:rPr>
          <w:lang w:val="ru-RU"/>
        </w:rPr>
        <w:t xml:space="preserve"> ?</w:t>
      </w:r>
      <w:proofErr w:type="gramEnd"/>
      <w:r>
        <w:rPr>
          <w:lang w:val="ru-RU"/>
        </w:rPr>
        <w:t xml:space="preserve">  Этикетка отгрузки или </w:t>
      </w:r>
      <w:proofErr w:type="spellStart"/>
      <w:r>
        <w:rPr>
          <w:lang w:val="ru-RU"/>
        </w:rPr>
        <w:t>шк</w:t>
      </w:r>
      <w:proofErr w:type="spellEnd"/>
      <w:r>
        <w:rPr>
          <w:lang w:val="ru-RU"/>
        </w:rPr>
        <w:t xml:space="preserve"> взятый  из ленты</w:t>
      </w:r>
      <w:proofErr w:type="gramStart"/>
      <w:r>
        <w:rPr>
          <w:lang w:val="ru-RU"/>
        </w:rPr>
        <w:t xml:space="preserve"> ?</w:t>
      </w:r>
      <w:proofErr w:type="gramEnd"/>
      <w:r>
        <w:rPr>
          <w:lang w:val="ru-RU"/>
        </w:rPr>
        <w:t xml:space="preserve">  если  это лента как понять что считан был </w:t>
      </w:r>
      <w:r>
        <w:t>SSCC</w:t>
      </w:r>
      <w:r w:rsidRPr="008248FE">
        <w:rPr>
          <w:lang w:val="ru-RU"/>
        </w:rPr>
        <w:t xml:space="preserve">2 </w:t>
      </w:r>
      <w:r>
        <w:rPr>
          <w:lang w:val="ru-RU"/>
        </w:rPr>
        <w:t xml:space="preserve"> а не  4? </w:t>
      </w:r>
    </w:p>
  </w:comment>
  <w:comment w:id="66" w:author="Konstantin Dovzhikov (KODO.RU)" w:date="2020-12-10T23:26:00Z" w:initials="KD(">
    <w:p w14:paraId="4CA73AF9" w14:textId="77777777" w:rsidR="003B2010" w:rsidRDefault="003B2010">
      <w:pPr>
        <w:pStyle w:val="afa"/>
        <w:rPr>
          <w:lang w:val="ru-RU"/>
        </w:rPr>
      </w:pPr>
      <w:r>
        <w:rPr>
          <w:rStyle w:val="af9"/>
        </w:rPr>
        <w:annotationRef/>
      </w:r>
      <w:r>
        <w:rPr>
          <w:lang w:val="ru-RU"/>
        </w:rPr>
        <w:t xml:space="preserve">Сканирование </w:t>
      </w:r>
      <w:proofErr w:type="spellStart"/>
      <w:r>
        <w:rPr>
          <w:lang w:val="ru-RU"/>
        </w:rPr>
        <w:t>осущетсвляется</w:t>
      </w:r>
      <w:proofErr w:type="spellEnd"/>
      <w:r>
        <w:rPr>
          <w:lang w:val="ru-RU"/>
        </w:rPr>
        <w:t xml:space="preserve"> посредством проводного сканера. </w:t>
      </w:r>
    </w:p>
    <w:p w14:paraId="3BE96FB2" w14:textId="233072F6" w:rsidR="003B2010" w:rsidRPr="003B2010" w:rsidRDefault="003B2010">
      <w:pPr>
        <w:pStyle w:val="afa"/>
        <w:rPr>
          <w:lang w:val="ru-RU"/>
        </w:rPr>
      </w:pPr>
      <w:r>
        <w:rPr>
          <w:lang w:val="ru-RU"/>
        </w:rPr>
        <w:t xml:space="preserve">Формат </w:t>
      </w:r>
      <w:r>
        <w:t>SSCC</w:t>
      </w:r>
      <w:r w:rsidRPr="003B2010">
        <w:rPr>
          <w:lang w:val="ru-RU"/>
        </w:rPr>
        <w:t>-</w:t>
      </w:r>
      <w:r>
        <w:rPr>
          <w:lang w:val="ru-RU"/>
        </w:rPr>
        <w:t xml:space="preserve">кодов разных уровней агрегации никак не определяется </w:t>
      </w:r>
      <w:r>
        <w:t>WMS</w:t>
      </w:r>
      <w:r w:rsidRPr="003B2010">
        <w:rPr>
          <w:lang w:val="ru-RU"/>
        </w:rPr>
        <w:t>-</w:t>
      </w:r>
      <w:r>
        <w:rPr>
          <w:lang w:val="ru-RU"/>
        </w:rPr>
        <w:t xml:space="preserve">системой и идентичен. Уровни — это </w:t>
      </w:r>
      <w:r w:rsidR="00BF0AF4">
        <w:rPr>
          <w:lang w:val="ru-RU"/>
        </w:rPr>
        <w:t xml:space="preserve">наша </w:t>
      </w:r>
      <w:r>
        <w:rPr>
          <w:lang w:val="ru-RU"/>
        </w:rPr>
        <w:t>внутренняя категория</w:t>
      </w:r>
      <w:r w:rsidR="00A5015F">
        <w:rPr>
          <w:lang w:val="ru-RU"/>
        </w:rPr>
        <w:t xml:space="preserve">. Вложенность одного </w:t>
      </w:r>
      <w:r w:rsidR="00A5015F">
        <w:t>SSCC</w:t>
      </w:r>
      <w:r w:rsidR="00A5015F" w:rsidRPr="00A5015F">
        <w:rPr>
          <w:lang w:val="ru-RU"/>
        </w:rPr>
        <w:t xml:space="preserve"> </w:t>
      </w:r>
      <w:r w:rsidR="00A5015F">
        <w:rPr>
          <w:lang w:val="ru-RU"/>
        </w:rPr>
        <w:t>в другой регистрируется на уровне ЦРПТ (если я не ошибаюсь)</w:t>
      </w:r>
      <w:r>
        <w:rPr>
          <w:lang w:val="ru-RU"/>
        </w:rPr>
        <w:t xml:space="preserve">  </w:t>
      </w:r>
    </w:p>
  </w:comment>
  <w:comment w:id="67" w:author="Учетная запись Майкрософт" w:date="2020-12-10T19:44:00Z" w:initials="УзМ">
    <w:p w14:paraId="7203480E" w14:textId="63577E06" w:rsidR="004F03A1" w:rsidRPr="004F03A1" w:rsidRDefault="004F03A1">
      <w:pPr>
        <w:pStyle w:val="afa"/>
        <w:rPr>
          <w:lang w:val="ru-RU"/>
        </w:rPr>
      </w:pPr>
      <w:r>
        <w:rPr>
          <w:rStyle w:val="af9"/>
        </w:rPr>
        <w:annotationRef/>
      </w:r>
      <w:r>
        <w:rPr>
          <w:lang w:val="ru-RU"/>
        </w:rPr>
        <w:t xml:space="preserve"> Подсказки не будет что сканировать  нужно </w:t>
      </w:r>
      <w:r>
        <w:t>SSCC</w:t>
      </w:r>
      <w:proofErr w:type="gramStart"/>
      <w:r w:rsidRPr="004F03A1">
        <w:rPr>
          <w:lang w:val="ru-RU"/>
        </w:rPr>
        <w:t xml:space="preserve"> </w:t>
      </w:r>
      <w:r>
        <w:rPr>
          <w:lang w:val="ru-RU"/>
        </w:rPr>
        <w:t>?</w:t>
      </w:r>
      <w:proofErr w:type="gramEnd"/>
    </w:p>
  </w:comment>
  <w:comment w:id="68" w:author="Konstantin Dovzhikov (KODO.RU)" w:date="2020-12-10T23:31:00Z" w:initials="KD(">
    <w:p w14:paraId="1CDC40BE" w14:textId="50A96135" w:rsidR="00731224" w:rsidRPr="00731224" w:rsidRDefault="00731224">
      <w:pPr>
        <w:pStyle w:val="afa"/>
        <w:rPr>
          <w:lang w:val="ru-RU"/>
        </w:rPr>
      </w:pPr>
      <w:r>
        <w:rPr>
          <w:rStyle w:val="af9"/>
        </w:rPr>
        <w:annotationRef/>
      </w:r>
      <w:r>
        <w:rPr>
          <w:lang w:val="ru-RU"/>
        </w:rPr>
        <w:t>Добавил в режиме правки в пункт выше</w:t>
      </w:r>
    </w:p>
  </w:comment>
  <w:comment w:id="69" w:author="Учетная запись Майкрософт" w:date="2020-12-10T19:27:00Z" w:initials="УзМ">
    <w:p w14:paraId="42F4BFF2" w14:textId="49910E23" w:rsidR="00903C61" w:rsidRPr="00903C61" w:rsidRDefault="00903C61">
      <w:pPr>
        <w:pStyle w:val="afa"/>
        <w:rPr>
          <w:lang w:val="ru-RU"/>
        </w:rPr>
      </w:pPr>
      <w:r>
        <w:rPr>
          <w:rStyle w:val="af9"/>
        </w:rPr>
        <w:annotationRef/>
      </w:r>
      <w:r>
        <w:rPr>
          <w:lang w:val="ru-RU"/>
        </w:rPr>
        <w:t xml:space="preserve"> Это  уже отсканированные значения на контроле</w:t>
      </w:r>
      <w:proofErr w:type="gramStart"/>
      <w:r>
        <w:rPr>
          <w:lang w:val="ru-RU"/>
        </w:rPr>
        <w:t xml:space="preserve"> ,</w:t>
      </w:r>
      <w:proofErr w:type="gramEnd"/>
      <w:r>
        <w:rPr>
          <w:lang w:val="ru-RU"/>
        </w:rPr>
        <w:t xml:space="preserve"> то есть мы не захватим этим </w:t>
      </w:r>
      <w:proofErr w:type="spellStart"/>
      <w:r>
        <w:rPr>
          <w:lang w:val="ru-RU"/>
        </w:rPr>
        <w:t>апдейтом</w:t>
      </w:r>
      <w:proofErr w:type="spellEnd"/>
      <w:r>
        <w:rPr>
          <w:lang w:val="ru-RU"/>
        </w:rPr>
        <w:t xml:space="preserve"> возможную </w:t>
      </w:r>
      <w:proofErr w:type="spellStart"/>
      <w:r>
        <w:rPr>
          <w:lang w:val="ru-RU"/>
        </w:rPr>
        <w:t>дефектуру</w:t>
      </w:r>
      <w:proofErr w:type="spellEnd"/>
      <w:r>
        <w:rPr>
          <w:lang w:val="ru-RU"/>
        </w:rPr>
        <w:t xml:space="preserve">   с контроля?</w:t>
      </w:r>
    </w:p>
  </w:comment>
  <w:comment w:id="70" w:author="Konstantin Dovzhikov (KODO.RU)" w:date="2020-12-10T23:32:00Z" w:initials="KD(">
    <w:p w14:paraId="661392D3" w14:textId="1D0ECF0D" w:rsidR="00FF7A91" w:rsidRPr="00FF7A91" w:rsidRDefault="00FF7A91">
      <w:pPr>
        <w:pStyle w:val="afa"/>
        <w:rPr>
          <w:lang w:val="ru-RU"/>
        </w:rPr>
      </w:pPr>
      <w:r>
        <w:rPr>
          <w:rStyle w:val="af9"/>
        </w:rPr>
        <w:annotationRef/>
      </w:r>
      <w:r w:rsidR="004C04D2">
        <w:rPr>
          <w:lang w:val="ru-RU"/>
        </w:rPr>
        <w:t>Обновление происходит по всем строкам, которые попадают в выборку данных. На всякий случай добавил проверку признака «Брак», если он сейчас обрабатывается в контроле, или будет обрабатываться в будущем</w:t>
      </w:r>
    </w:p>
  </w:comment>
  <w:comment w:id="78" w:author="Учетная запись Майкрософт" w:date="2020-12-10T19:39:00Z" w:initials="УзМ">
    <w:p w14:paraId="73AAFB68" w14:textId="72CE491E" w:rsidR="008248FE" w:rsidRPr="008248FE" w:rsidRDefault="008248FE">
      <w:pPr>
        <w:pStyle w:val="afa"/>
        <w:rPr>
          <w:lang w:val="ru-RU"/>
        </w:rPr>
      </w:pPr>
      <w:r>
        <w:rPr>
          <w:rStyle w:val="af9"/>
        </w:rPr>
        <w:annotationRef/>
      </w:r>
      <w:r>
        <w:rPr>
          <w:lang w:val="ru-RU"/>
        </w:rPr>
        <w:t>В каких случаях это так</w:t>
      </w:r>
      <w:proofErr w:type="gramStart"/>
      <w:r>
        <w:rPr>
          <w:lang w:val="ru-RU"/>
        </w:rPr>
        <w:t xml:space="preserve"> ?</w:t>
      </w:r>
      <w:proofErr w:type="gramEnd"/>
      <w:r>
        <w:rPr>
          <w:lang w:val="ru-RU"/>
        </w:rPr>
        <w:t xml:space="preserve"> </w:t>
      </w:r>
    </w:p>
  </w:comment>
  <w:comment w:id="79" w:author="Konstantin Dovzhikov (KODO.RU)" w:date="2020-12-10T23:35:00Z" w:initials="KD(">
    <w:p w14:paraId="60EDD7EB" w14:textId="080346BD" w:rsidR="00BE1ADA" w:rsidRPr="00A51C2A" w:rsidRDefault="00BE1ADA">
      <w:pPr>
        <w:pStyle w:val="afa"/>
        <w:rPr>
          <w:lang w:val="ru-RU"/>
        </w:rPr>
      </w:pPr>
      <w:r>
        <w:rPr>
          <w:rStyle w:val="af9"/>
        </w:rPr>
        <w:annotationRef/>
      </w:r>
      <w:r w:rsidR="00647410">
        <w:rPr>
          <w:lang w:val="ru-RU"/>
        </w:rPr>
        <w:t>Например, э</w:t>
      </w:r>
      <w:r>
        <w:rPr>
          <w:lang w:val="ru-RU"/>
        </w:rPr>
        <w:t>тикетка повреждена или отсутствует на коробе</w:t>
      </w:r>
      <w:r w:rsidR="00A51C2A">
        <w:rPr>
          <w:lang w:val="ru-RU"/>
        </w:rPr>
        <w:t xml:space="preserve">, в этом случае на генерируется </w:t>
      </w:r>
      <w:r w:rsidR="00A51C2A">
        <w:t>SSCC</w:t>
      </w:r>
      <w:r w:rsidR="00A51C2A" w:rsidRPr="00A51C2A">
        <w:rPr>
          <w:lang w:val="ru-RU"/>
        </w:rPr>
        <w:t>-</w:t>
      </w:r>
      <w:r w:rsidR="00A51C2A">
        <w:rPr>
          <w:lang w:val="ru-RU"/>
        </w:rPr>
        <w:t>код и будет напечатан на этикетке отгрузки, котор</w:t>
      </w:r>
      <w:r w:rsidR="00C66C62">
        <w:rPr>
          <w:lang w:val="ru-RU"/>
        </w:rPr>
        <w:t>ым</w:t>
      </w:r>
      <w:r w:rsidR="00A51C2A">
        <w:rPr>
          <w:lang w:val="ru-RU"/>
        </w:rPr>
        <w:t xml:space="preserve"> </w:t>
      </w:r>
      <w:r w:rsidR="00C66C62">
        <w:rPr>
          <w:lang w:val="ru-RU"/>
        </w:rPr>
        <w:t>будет оклеиваться</w:t>
      </w:r>
      <w:r w:rsidR="00A51C2A">
        <w:rPr>
          <w:lang w:val="ru-RU"/>
        </w:rPr>
        <w:t xml:space="preserve"> каждый короб</w:t>
      </w:r>
    </w:p>
  </w:comment>
  <w:comment w:id="81" w:author="Учетная запись Майкрософт" w:date="2020-12-10T19:47:00Z" w:initials="УзМ">
    <w:p w14:paraId="2E8AA63D" w14:textId="4BA1E0A0" w:rsidR="004F03A1" w:rsidRPr="004F03A1" w:rsidRDefault="004F03A1">
      <w:pPr>
        <w:pStyle w:val="afa"/>
        <w:rPr>
          <w:lang w:val="ru-RU"/>
        </w:rPr>
      </w:pPr>
      <w:r>
        <w:rPr>
          <w:rStyle w:val="af9"/>
        </w:rPr>
        <w:annotationRef/>
      </w:r>
      <w:r>
        <w:rPr>
          <w:lang w:val="ru-RU"/>
        </w:rPr>
        <w:t xml:space="preserve"> Если  «Передача в отгрузку по конвейеру» = Да кнопка тоже активна будет</w:t>
      </w:r>
      <w:proofErr w:type="gramStart"/>
      <w:r>
        <w:rPr>
          <w:lang w:val="ru-RU"/>
        </w:rPr>
        <w:t xml:space="preserve"> ?</w:t>
      </w:r>
      <w:proofErr w:type="gramEnd"/>
    </w:p>
  </w:comment>
  <w:comment w:id="82" w:author="Konstantin Dovzhikov (KODO.RU)" w:date="2020-12-10T23:38:00Z" w:initials="KD(">
    <w:p w14:paraId="35167765" w14:textId="77777777" w:rsidR="00EC66CD" w:rsidRDefault="00021300">
      <w:pPr>
        <w:pStyle w:val="afa"/>
        <w:rPr>
          <w:lang w:val="ru-RU"/>
        </w:rPr>
      </w:pPr>
      <w:r>
        <w:rPr>
          <w:rStyle w:val="af9"/>
        </w:rPr>
        <w:annotationRef/>
      </w:r>
      <w:r>
        <w:rPr>
          <w:lang w:val="ru-RU"/>
        </w:rPr>
        <w:t>Нет,</w:t>
      </w:r>
      <w:r w:rsidR="00DB0250">
        <w:rPr>
          <w:lang w:val="ru-RU"/>
        </w:rPr>
        <w:t xml:space="preserve"> </w:t>
      </w:r>
      <w:r w:rsidR="009A6E53">
        <w:rPr>
          <w:lang w:val="ru-RU"/>
        </w:rPr>
        <w:t>только без движения по конвейеру</w:t>
      </w:r>
      <w:r w:rsidR="00486B50">
        <w:rPr>
          <w:lang w:val="ru-RU"/>
        </w:rPr>
        <w:t xml:space="preserve">. </w:t>
      </w:r>
    </w:p>
    <w:p w14:paraId="1BB7CFA9" w14:textId="3C31BCA5" w:rsidR="00021300" w:rsidRPr="00666622" w:rsidRDefault="00486B50">
      <w:pPr>
        <w:pStyle w:val="afa"/>
        <w:rPr>
          <w:lang w:val="ru-RU"/>
        </w:rPr>
      </w:pPr>
      <w:r>
        <w:rPr>
          <w:lang w:val="ru-RU"/>
        </w:rPr>
        <w:t xml:space="preserve">На конвейере генерируется свой </w:t>
      </w:r>
      <w:proofErr w:type="spellStart"/>
      <w:r>
        <w:t>BoxId</w:t>
      </w:r>
      <w:proofErr w:type="spellEnd"/>
      <w:r w:rsidRPr="00486B50">
        <w:rPr>
          <w:lang w:val="ru-RU"/>
        </w:rPr>
        <w:t xml:space="preserve"> </w:t>
      </w:r>
      <w:r w:rsidR="00666622">
        <w:rPr>
          <w:lang w:val="ru-RU"/>
        </w:rPr>
        <w:t>еще до того, как короб поступил в контроль, который обрабатывается на станциях конвейера</w:t>
      </w:r>
      <w:r w:rsidR="00EC66CD">
        <w:rPr>
          <w:lang w:val="ru-RU"/>
        </w:rPr>
        <w:t xml:space="preserve">. </w:t>
      </w:r>
      <w:r w:rsidR="00E27C75">
        <w:rPr>
          <w:lang w:val="ru-RU"/>
        </w:rPr>
        <w:t>Изменение этих алгоритмов может привести к большому количеству потенциальных проблем в работе конвейера</w:t>
      </w:r>
    </w:p>
  </w:comment>
  <w:comment w:id="87" w:author="Матвеев Дмитрий (Алькор)" w:date="2020-12-08T10:31:00Z" w:initials="МД">
    <w:p w14:paraId="5A4E647E" w14:textId="0E7A50A0" w:rsidR="00F576F8" w:rsidRPr="00F576F8" w:rsidRDefault="00F576F8">
      <w:pPr>
        <w:pStyle w:val="afa"/>
        <w:rPr>
          <w:lang w:val="ru-RU"/>
        </w:rPr>
      </w:pPr>
      <w:r>
        <w:rPr>
          <w:rStyle w:val="af9"/>
        </w:rPr>
        <w:annotationRef/>
      </w:r>
      <w:r>
        <w:rPr>
          <w:lang w:val="ru-RU"/>
        </w:rPr>
        <w:t xml:space="preserve">Зачем сюда передавать </w:t>
      </w:r>
      <w:r>
        <w:t>SSCC</w:t>
      </w:r>
      <w:r>
        <w:rPr>
          <w:lang w:val="ru-RU"/>
        </w:rPr>
        <w:t>? Мы его печатаем в поле для магазина, остальное остается без изменений.</w:t>
      </w:r>
    </w:p>
  </w:comment>
  <w:comment w:id="88" w:author="Konstantin Dovzhikov (KODO.RU)" w:date="2020-12-08T12:43:00Z" w:initials="KD(">
    <w:p w14:paraId="236BD199" w14:textId="77777777" w:rsidR="001E6E9A" w:rsidRDefault="001E6E9A">
      <w:pPr>
        <w:pStyle w:val="afa"/>
        <w:rPr>
          <w:lang w:val="ru-RU"/>
        </w:rPr>
      </w:pPr>
      <w:r>
        <w:rPr>
          <w:rStyle w:val="af9"/>
        </w:rPr>
        <w:annotationRef/>
      </w:r>
      <w:r>
        <w:rPr>
          <w:lang w:val="ru-RU"/>
        </w:rPr>
        <w:t xml:space="preserve">Если пропускаем сканирование, то </w:t>
      </w:r>
      <w:r>
        <w:t>SSCC</w:t>
      </w:r>
      <w:r w:rsidRPr="001E6E9A">
        <w:rPr>
          <w:lang w:val="ru-RU"/>
        </w:rPr>
        <w:t xml:space="preserve"> </w:t>
      </w:r>
      <w:r>
        <w:rPr>
          <w:lang w:val="ru-RU"/>
        </w:rPr>
        <w:t>печатать вместо большого ШК на этикетки для магазина</w:t>
      </w:r>
    </w:p>
    <w:p w14:paraId="197E7FC1" w14:textId="77777777" w:rsidR="001E6E9A" w:rsidRDefault="001E6E9A">
      <w:pPr>
        <w:pStyle w:val="afa"/>
        <w:rPr>
          <w:lang w:val="ru-RU"/>
        </w:rPr>
      </w:pPr>
    </w:p>
    <w:p w14:paraId="2491FCBD" w14:textId="50628CBB" w:rsidR="001E6E9A" w:rsidRPr="00950A05" w:rsidRDefault="001E6E9A">
      <w:pPr>
        <w:pStyle w:val="afa"/>
        <w:rPr>
          <w:lang w:val="ru-RU"/>
        </w:rPr>
      </w:pPr>
      <w:proofErr w:type="spellStart"/>
      <w:r>
        <w:rPr>
          <w:lang w:val="ru-RU"/>
        </w:rPr>
        <w:t>Генерить</w:t>
      </w:r>
      <w:proofErr w:type="spellEnd"/>
      <w:r>
        <w:rPr>
          <w:lang w:val="ru-RU"/>
        </w:rPr>
        <w:t xml:space="preserve"> и заполнять </w:t>
      </w:r>
      <w:r>
        <w:t>SSCC</w:t>
      </w:r>
      <w:r w:rsidRPr="00950A05">
        <w:rPr>
          <w:lang w:val="ru-RU"/>
        </w:rPr>
        <w:t xml:space="preserve"> </w:t>
      </w:r>
    </w:p>
  </w:comment>
  <w:comment w:id="92" w:author="Учетная запись Майкрософт" w:date="2020-12-10T19:30:00Z" w:initials="УзМ">
    <w:p w14:paraId="5CD8269C" w14:textId="029B8C32" w:rsidR="00903C61" w:rsidRPr="00903C61" w:rsidRDefault="00903C61">
      <w:pPr>
        <w:pStyle w:val="afa"/>
        <w:rPr>
          <w:lang w:val="ru-RU"/>
        </w:rPr>
      </w:pPr>
      <w:r>
        <w:rPr>
          <w:rStyle w:val="af9"/>
        </w:rPr>
        <w:annotationRef/>
      </w:r>
      <w:r>
        <w:rPr>
          <w:lang w:val="ru-RU"/>
        </w:rPr>
        <w:t xml:space="preserve"> У нас будет одинаковая серия для </w:t>
      </w:r>
      <w:r>
        <w:t>SSCC</w:t>
      </w:r>
      <w:r w:rsidRPr="00903C61">
        <w:rPr>
          <w:lang w:val="ru-RU"/>
        </w:rPr>
        <w:t>2</w:t>
      </w:r>
      <w:r>
        <w:rPr>
          <w:lang w:val="ru-RU"/>
        </w:rPr>
        <w:t xml:space="preserve"> и </w:t>
      </w:r>
      <w:r>
        <w:t>SSCC</w:t>
      </w:r>
      <w:r w:rsidRPr="00903C61">
        <w:rPr>
          <w:lang w:val="ru-RU"/>
        </w:rPr>
        <w:t xml:space="preserve">4 </w:t>
      </w:r>
      <w:r>
        <w:rPr>
          <w:lang w:val="ru-RU"/>
        </w:rPr>
        <w:t>уровня</w:t>
      </w:r>
      <w:proofErr w:type="gramStart"/>
      <w:r>
        <w:rPr>
          <w:lang w:val="ru-RU"/>
        </w:rPr>
        <w:t xml:space="preserve"> ?</w:t>
      </w:r>
      <w:proofErr w:type="gramEnd"/>
      <w:r>
        <w:rPr>
          <w:lang w:val="ru-RU"/>
        </w:rPr>
        <w:t xml:space="preserve">  </w:t>
      </w:r>
      <w:r w:rsidRPr="00903C61">
        <w:rPr>
          <w:lang w:val="ru-RU"/>
        </w:rPr>
        <w:t xml:space="preserve"> </w:t>
      </w:r>
      <w:r w:rsidR="00B10940">
        <w:rPr>
          <w:lang w:val="ru-RU"/>
        </w:rPr>
        <w:t xml:space="preserve"> и как мы не пересечемся с СВР </w:t>
      </w:r>
    </w:p>
  </w:comment>
  <w:comment w:id="93" w:author="Konstantin Dovzhikov (KODO.RU)" w:date="2020-12-10T23:37:00Z" w:initials="KD(">
    <w:p w14:paraId="3136AA90" w14:textId="1163820B" w:rsidR="006373DA" w:rsidRPr="006373DA" w:rsidRDefault="006373DA">
      <w:pPr>
        <w:pStyle w:val="afa"/>
        <w:rPr>
          <w:lang w:val="ru-RU"/>
        </w:rPr>
      </w:pPr>
      <w:r>
        <w:rPr>
          <w:rStyle w:val="af9"/>
        </w:rPr>
        <w:annotationRef/>
      </w:r>
      <w:r>
        <w:rPr>
          <w:lang w:val="ru-RU"/>
        </w:rPr>
        <w:t>Насколько я помню, можно зарегистрировать несколько префиксов компании на одно юр. лицо. Это</w:t>
      </w:r>
      <w:r w:rsidR="005642BA">
        <w:rPr>
          <w:lang w:val="ru-RU"/>
        </w:rPr>
        <w:t xml:space="preserve"> новый</w:t>
      </w:r>
      <w:r>
        <w:rPr>
          <w:lang w:val="ru-RU"/>
        </w:rPr>
        <w:t xml:space="preserve"> настраиваемый параметр в </w:t>
      </w:r>
      <w:r w:rsidR="00F83935">
        <w:rPr>
          <w:lang w:val="ru-RU"/>
        </w:rPr>
        <w:t>АХ</w:t>
      </w:r>
      <w:r w:rsidR="000E413F">
        <w:rPr>
          <w:lang w:val="ru-RU"/>
        </w:rPr>
        <w:t>. Можно номерную серию каким-то образом поправить</w:t>
      </w:r>
      <w:r w:rsidR="002E58EB">
        <w:rPr>
          <w:lang w:val="ru-RU"/>
        </w:rPr>
        <w:t xml:space="preserve"> (но не уверен, что ее может хватить на 2 склада)</w:t>
      </w:r>
    </w:p>
  </w:comment>
  <w:comment w:id="116" w:author="Матвеев Дмитрий (Алькор)" w:date="2020-12-08T10:32:00Z" w:initials="МД">
    <w:p w14:paraId="43BDFFAC" w14:textId="687D0DE7" w:rsidR="009B438D" w:rsidRPr="009B438D" w:rsidRDefault="009B438D">
      <w:pPr>
        <w:pStyle w:val="afa"/>
        <w:rPr>
          <w:lang w:val="ru-RU"/>
        </w:rPr>
      </w:pPr>
      <w:r>
        <w:rPr>
          <w:rStyle w:val="af9"/>
        </w:rPr>
        <w:annotationRef/>
      </w:r>
      <w:r>
        <w:rPr>
          <w:lang w:val="ru-RU"/>
        </w:rPr>
        <w:t>Зачем?</w:t>
      </w:r>
    </w:p>
  </w:comment>
  <w:comment w:id="173" w:author="Матвеев Дмитрий (Алькор)" w:date="2020-12-08T10:36:00Z" w:initials="МД">
    <w:p w14:paraId="5AF1CB69" w14:textId="2CCC2E68" w:rsidR="00B626EF" w:rsidRPr="00B626EF" w:rsidRDefault="00B626EF">
      <w:pPr>
        <w:pStyle w:val="afa"/>
        <w:rPr>
          <w:lang w:val="ru-RU"/>
        </w:rPr>
      </w:pPr>
      <w:r>
        <w:rPr>
          <w:rStyle w:val="af9"/>
        </w:rPr>
        <w:annotationRef/>
      </w:r>
      <w:r>
        <w:rPr>
          <w:lang w:val="ru-RU"/>
        </w:rPr>
        <w:t>В каком ФД будет описано изменение печатной формы этикетки отгрузки?</w:t>
      </w:r>
    </w:p>
  </w:comment>
  <w:comment w:id="174" w:author="Konstantin Dovzhikov (KODO.RU)" w:date="2020-12-08T12:48:00Z" w:initials="KD(">
    <w:p w14:paraId="2B45907C" w14:textId="4066D9DB" w:rsidR="00CE1C8B" w:rsidRPr="00CE1C8B" w:rsidRDefault="00CE1C8B" w:rsidP="00DD7A36">
      <w:pPr>
        <w:pStyle w:val="afa"/>
        <w:rPr>
          <w:lang w:val="ru-RU"/>
        </w:rPr>
      </w:pPr>
      <w:r>
        <w:rPr>
          <w:rStyle w:val="af9"/>
        </w:rPr>
        <w:annotationRef/>
      </w:r>
      <w:r w:rsidR="00DD7A36">
        <w:rPr>
          <w:lang w:val="ru-RU"/>
        </w:rPr>
        <w:t xml:space="preserve">Как ранее обсудили сегодня, изменения в шаблоне не требуются, тем не менее, я дополнил пункт </w:t>
      </w:r>
      <w:r w:rsidR="00FC3FF1">
        <w:rPr>
          <w:lang w:val="ru-RU"/>
        </w:rPr>
        <w:t>6 алгоритмов с уточнением, что изменения во все существующие шаблоны</w:t>
      </w:r>
      <w:r>
        <w:rPr>
          <w:lang w:val="ru-RU"/>
        </w:rPr>
        <w:t xml:space="preserve"> </w:t>
      </w:r>
      <w:r w:rsidR="005D1CE1">
        <w:rPr>
          <w:lang w:val="ru-RU"/>
        </w:rPr>
        <w:t>требуется учесть</w:t>
      </w:r>
      <w:r w:rsidR="00644A78">
        <w:rPr>
          <w:lang w:val="ru-RU"/>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81F59E4" w15:done="0"/>
  <w15:commentEx w15:paraId="5A9C3322" w15:paraIdParent="481F59E4" w15:done="0"/>
  <w15:commentEx w15:paraId="715B705C" w15:done="0"/>
  <w15:commentEx w15:paraId="204004DF" w15:paraIdParent="715B705C" w15:done="0"/>
  <w15:commentEx w15:paraId="44494F19" w15:done="0"/>
  <w15:commentEx w15:paraId="6AE6ECDA" w15:paraIdParent="44494F19" w15:done="0"/>
  <w15:commentEx w15:paraId="3D213810" w15:done="0"/>
  <w15:commentEx w15:paraId="06911631" w15:paraIdParent="3D213810" w15:done="0"/>
  <w15:commentEx w15:paraId="782A9445" w15:done="0"/>
  <w15:commentEx w15:paraId="3BE96FB2" w15:paraIdParent="782A9445" w15:done="0"/>
  <w15:commentEx w15:paraId="7203480E" w15:done="0"/>
  <w15:commentEx w15:paraId="1CDC40BE" w15:paraIdParent="7203480E" w15:done="0"/>
  <w15:commentEx w15:paraId="42F4BFF2" w15:done="0"/>
  <w15:commentEx w15:paraId="661392D3" w15:paraIdParent="42F4BFF2" w15:done="0"/>
  <w15:commentEx w15:paraId="73AAFB68" w15:done="0"/>
  <w15:commentEx w15:paraId="60EDD7EB" w15:paraIdParent="73AAFB68" w15:done="0"/>
  <w15:commentEx w15:paraId="2E8AA63D" w15:done="0"/>
  <w15:commentEx w15:paraId="1BB7CFA9" w15:paraIdParent="2E8AA63D" w15:done="0"/>
  <w15:commentEx w15:paraId="5A4E647E" w15:done="0"/>
  <w15:commentEx w15:paraId="2491FCBD" w15:paraIdParent="5A4E647E" w15:done="0"/>
  <w15:commentEx w15:paraId="5CD8269C" w15:done="0"/>
  <w15:commentEx w15:paraId="3136AA90" w15:paraIdParent="5CD8269C" w15:done="0"/>
  <w15:commentEx w15:paraId="43BDFFAC" w15:done="0"/>
  <w15:commentEx w15:paraId="5AF1CB69" w15:done="0"/>
  <w15:commentEx w15:paraId="2B45907C" w15:paraIdParent="5AF1CB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9F079" w16cex:dateUtc="2020-12-08T09:30:00Z"/>
  <w16cex:commentExtensible w16cex:durableId="2379F0B1" w16cex:dateUtc="2020-12-08T09:31:00Z"/>
  <w16cex:commentExtensible w16cex:durableId="2379F0FB" w16cex:dateUtc="2020-12-08T09:32:00Z"/>
  <w16cex:commentExtensible w16cex:durableId="237D2CD9" w16cex:dateUtc="2020-12-10T20:25:00Z"/>
  <w16cex:commentExtensible w16cex:durableId="237D2D34" w16cex:dateUtc="2020-12-10T20:26:00Z"/>
  <w16cex:commentExtensible w16cex:durableId="237D2E5B" w16cex:dateUtc="2020-12-10T20:31:00Z"/>
  <w16cex:commentExtensible w16cex:durableId="237D2E82" w16cex:dateUtc="2020-12-10T20:32:00Z"/>
  <w16cex:commentExtensible w16cex:durableId="237D2F25" w16cex:dateUtc="2020-12-10T20:35:00Z"/>
  <w16cex:commentExtensible w16cex:durableId="237D3008" w16cex:dateUtc="2020-12-10T20:38:00Z"/>
  <w16cex:commentExtensible w16cex:durableId="2379F36B" w16cex:dateUtc="2020-12-08T09:43:00Z"/>
  <w16cex:commentExtensible w16cex:durableId="237D2FC8" w16cex:dateUtc="2020-12-10T20:37:00Z"/>
  <w16cex:commentExtensible w16cex:durableId="2379F492" w16cex:dateUtc="2020-12-08T0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81F59E4" w16cid:durableId="2379EE0F"/>
  <w16cid:commentId w16cid:paraId="5A9C3322" w16cid:durableId="2379F079"/>
  <w16cid:commentId w16cid:paraId="715B705C" w16cid:durableId="2379EE10"/>
  <w16cid:commentId w16cid:paraId="204004DF" w16cid:durableId="2379F0B1"/>
  <w16cid:commentId w16cid:paraId="44494F19" w16cid:durableId="2379EE11"/>
  <w16cid:commentId w16cid:paraId="6AE6ECDA" w16cid:durableId="2379F0FB"/>
  <w16cid:commentId w16cid:paraId="3D213810" w16cid:durableId="237D2CCD"/>
  <w16cid:commentId w16cid:paraId="06911631" w16cid:durableId="237D2CD9"/>
  <w16cid:commentId w16cid:paraId="782A9445" w16cid:durableId="237D2CCE"/>
  <w16cid:commentId w16cid:paraId="3BE96FB2" w16cid:durableId="237D2D34"/>
  <w16cid:commentId w16cid:paraId="7203480E" w16cid:durableId="237D2CCF"/>
  <w16cid:commentId w16cid:paraId="1CDC40BE" w16cid:durableId="237D2E5B"/>
  <w16cid:commentId w16cid:paraId="42F4BFF2" w16cid:durableId="237D2CD0"/>
  <w16cid:commentId w16cid:paraId="661392D3" w16cid:durableId="237D2E82"/>
  <w16cid:commentId w16cid:paraId="73AAFB68" w16cid:durableId="237D2CD1"/>
  <w16cid:commentId w16cid:paraId="60EDD7EB" w16cid:durableId="237D2F25"/>
  <w16cid:commentId w16cid:paraId="2E8AA63D" w16cid:durableId="237D2CD2"/>
  <w16cid:commentId w16cid:paraId="1BB7CFA9" w16cid:durableId="237D3008"/>
  <w16cid:commentId w16cid:paraId="5A4E647E" w16cid:durableId="2379EE12"/>
  <w16cid:commentId w16cid:paraId="2491FCBD" w16cid:durableId="2379F36B"/>
  <w16cid:commentId w16cid:paraId="5CD8269C" w16cid:durableId="237D2CD5"/>
  <w16cid:commentId w16cid:paraId="3136AA90" w16cid:durableId="237D2FC8"/>
  <w16cid:commentId w16cid:paraId="43BDFFAC" w16cid:durableId="2379EE13"/>
  <w16cid:commentId w16cid:paraId="5AF1CB69" w16cid:durableId="2379EE14"/>
  <w16cid:commentId w16cid:paraId="2B45907C" w16cid:durableId="2379F49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6237A6" w14:textId="77777777" w:rsidR="00E937A8" w:rsidRDefault="00E937A8" w:rsidP="002B5BA2">
      <w:r>
        <w:separator/>
      </w:r>
    </w:p>
  </w:endnote>
  <w:endnote w:type="continuationSeparator" w:id="0">
    <w:p w14:paraId="14BEF6BF" w14:textId="77777777" w:rsidR="00E937A8" w:rsidRDefault="00E937A8" w:rsidP="002B5BA2">
      <w:r>
        <w:continuationSeparator/>
      </w:r>
    </w:p>
    <w:p w14:paraId="7D0CABB0" w14:textId="77777777" w:rsidR="00E937A8" w:rsidRDefault="00E937A8" w:rsidP="002B5BA2"/>
    <w:tbl>
      <w:tblPr>
        <w:tblStyle w:val="a6"/>
        <w:tblpPr w:leftFromText="180" w:rightFromText="180" w:vertAnchor="text" w:tblpY="9"/>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83"/>
        <w:gridCol w:w="1387"/>
        <w:gridCol w:w="4680"/>
        <w:gridCol w:w="270"/>
      </w:tblGrid>
      <w:tr w:rsidR="00E937A8" w:rsidRPr="004D6923" w14:paraId="46F04556" w14:textId="77777777" w:rsidTr="00C66EED">
        <w:trPr>
          <w:trHeight w:val="271"/>
        </w:trPr>
        <w:tc>
          <w:tcPr>
            <w:tcW w:w="3383" w:type="dxa"/>
            <w:vMerge w:val="restart"/>
            <w:tcMar>
              <w:right w:w="360" w:type="dxa"/>
            </w:tcMar>
            <w:vAlign w:val="center"/>
          </w:tcPr>
          <w:p w14:paraId="6A2388E1" w14:textId="77777777" w:rsidR="00E937A8" w:rsidRPr="004D6923" w:rsidRDefault="00E937A8" w:rsidP="002B5BA2">
            <w:pPr>
              <w:rPr>
                <w:color w:val="808080" w:themeColor="background1" w:themeShade="80"/>
              </w:rPr>
            </w:pPr>
            <w:r w:rsidRPr="004D6923">
              <w:rPr>
                <w:noProof/>
                <w:lang w:val="ru-RU" w:eastAsia="ru-RU"/>
              </w:rPr>
              <w:drawing>
                <wp:inline distT="0" distB="0" distL="0" distR="0" wp14:anchorId="0E0EE132" wp14:editId="6BE1F861">
                  <wp:extent cx="1013460" cy="239375"/>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Colombus_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2173" cy="257967"/>
                          </a:xfrm>
                          <a:prstGeom prst="rect">
                            <a:avLst/>
                          </a:prstGeom>
                        </pic:spPr>
                      </pic:pic>
                    </a:graphicData>
                  </a:graphic>
                </wp:inline>
              </w:drawing>
            </w:r>
          </w:p>
        </w:tc>
        <w:tc>
          <w:tcPr>
            <w:tcW w:w="1387" w:type="dxa"/>
            <w:tcMar>
              <w:right w:w="360" w:type="dxa"/>
            </w:tcMar>
            <w:vAlign w:val="center"/>
          </w:tcPr>
          <w:p w14:paraId="70470903" w14:textId="77777777" w:rsidR="00E937A8" w:rsidRPr="002B048F" w:rsidRDefault="00E937A8" w:rsidP="002B5BA2"/>
        </w:tc>
        <w:tc>
          <w:tcPr>
            <w:tcW w:w="4680" w:type="dxa"/>
            <w:tcMar>
              <w:right w:w="0" w:type="dxa"/>
            </w:tcMar>
            <w:vAlign w:val="center"/>
          </w:tcPr>
          <w:p w14:paraId="703199CB" w14:textId="77777777" w:rsidR="00E937A8" w:rsidRPr="002B048F" w:rsidRDefault="00E937A8" w:rsidP="002B5BA2">
            <w:r w:rsidRPr="002B048F">
              <w:fldChar w:fldCharType="begin"/>
            </w:r>
            <w:r w:rsidRPr="002B048F">
              <w:instrText xml:space="preserve"> MACROBUTTON  AcceptAllChangesInDocAndStopTracking [Name of the Consultant]</w:instrText>
            </w:r>
            <w:r w:rsidRPr="002B048F">
              <w:fldChar w:fldCharType="end"/>
            </w:r>
          </w:p>
        </w:tc>
        <w:tc>
          <w:tcPr>
            <w:tcW w:w="270" w:type="dxa"/>
            <w:tcBorders>
              <w:right w:val="single" w:sz="12" w:space="0" w:color="F58220" w:themeColor="accent2"/>
            </w:tcBorders>
            <w:vAlign w:val="center"/>
          </w:tcPr>
          <w:p w14:paraId="39E5FB8E" w14:textId="77777777" w:rsidR="00E937A8" w:rsidRPr="004D6923" w:rsidRDefault="00E937A8" w:rsidP="002B5BA2"/>
        </w:tc>
      </w:tr>
      <w:tr w:rsidR="00E937A8" w:rsidRPr="004D6923" w14:paraId="00DDC7D7" w14:textId="77777777" w:rsidTr="00C66EED">
        <w:trPr>
          <w:trHeight w:val="271"/>
        </w:trPr>
        <w:tc>
          <w:tcPr>
            <w:tcW w:w="3383" w:type="dxa"/>
            <w:vMerge/>
            <w:tcMar>
              <w:right w:w="360" w:type="dxa"/>
            </w:tcMar>
            <w:vAlign w:val="center"/>
          </w:tcPr>
          <w:p w14:paraId="0AA0CA6A" w14:textId="77777777" w:rsidR="00E937A8" w:rsidRPr="004D6923" w:rsidRDefault="00E937A8" w:rsidP="002B5BA2">
            <w:pPr>
              <w:rPr>
                <w:noProof/>
              </w:rPr>
            </w:pPr>
          </w:p>
        </w:tc>
        <w:tc>
          <w:tcPr>
            <w:tcW w:w="1387" w:type="dxa"/>
            <w:tcMar>
              <w:right w:w="360" w:type="dxa"/>
            </w:tcMar>
            <w:vAlign w:val="center"/>
          </w:tcPr>
          <w:p w14:paraId="5581F3A3" w14:textId="77777777" w:rsidR="00E937A8" w:rsidRPr="002B048F" w:rsidRDefault="00E937A8" w:rsidP="002B5BA2"/>
        </w:tc>
        <w:tc>
          <w:tcPr>
            <w:tcW w:w="4680" w:type="dxa"/>
            <w:tcMar>
              <w:right w:w="0" w:type="dxa"/>
            </w:tcMar>
            <w:vAlign w:val="center"/>
          </w:tcPr>
          <w:p w14:paraId="756C97B7" w14:textId="77777777" w:rsidR="00E937A8" w:rsidRPr="0072632D" w:rsidRDefault="00E937A8" w:rsidP="002B5BA2">
            <w:r w:rsidRPr="0072632D">
              <w:t xml:space="preserve">Page </w:t>
            </w:r>
            <w:r w:rsidRPr="0072632D">
              <w:fldChar w:fldCharType="begin"/>
            </w:r>
            <w:r w:rsidRPr="0072632D">
              <w:instrText xml:space="preserve"> PAGE</w:instrText>
            </w:r>
            <w:r w:rsidRPr="0072632D">
              <w:fldChar w:fldCharType="separate"/>
            </w:r>
            <w:r w:rsidRPr="0072632D">
              <w:t>1</w:t>
            </w:r>
            <w:r w:rsidRPr="0072632D">
              <w:fldChar w:fldCharType="end"/>
            </w:r>
            <w:r w:rsidRPr="0072632D">
              <w:t xml:space="preserve"> of </w:t>
            </w:r>
            <w:r w:rsidRPr="0072632D">
              <w:fldChar w:fldCharType="begin"/>
            </w:r>
            <w:r w:rsidRPr="0072632D">
              <w:instrText xml:space="preserve"> NUMPAGES</w:instrText>
            </w:r>
            <w:r w:rsidRPr="0072632D">
              <w:fldChar w:fldCharType="separate"/>
            </w:r>
            <w:r w:rsidRPr="0072632D">
              <w:t>2</w:t>
            </w:r>
            <w:r w:rsidRPr="0072632D">
              <w:fldChar w:fldCharType="end"/>
            </w:r>
          </w:p>
        </w:tc>
        <w:tc>
          <w:tcPr>
            <w:tcW w:w="270" w:type="dxa"/>
            <w:tcBorders>
              <w:right w:val="single" w:sz="12" w:space="0" w:color="F58220" w:themeColor="accent2"/>
            </w:tcBorders>
            <w:vAlign w:val="center"/>
          </w:tcPr>
          <w:p w14:paraId="62055013" w14:textId="77777777" w:rsidR="00E937A8" w:rsidRPr="0072632D" w:rsidRDefault="00E937A8" w:rsidP="002B5BA2"/>
        </w:tc>
      </w:tr>
    </w:tbl>
    <w:p w14:paraId="57483BE6" w14:textId="77777777" w:rsidR="00E937A8" w:rsidRDefault="00E937A8" w:rsidP="002B5BA2"/>
    <w:tbl>
      <w:tblPr>
        <w:tblStyle w:val="a6"/>
        <w:tblpPr w:leftFromText="180" w:rightFromText="180" w:vertAnchor="text" w:tblpY="9"/>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83"/>
        <w:gridCol w:w="1387"/>
        <w:gridCol w:w="4680"/>
        <w:gridCol w:w="270"/>
      </w:tblGrid>
      <w:tr w:rsidR="00E937A8" w:rsidRPr="004D6923" w14:paraId="2E8A6654" w14:textId="77777777" w:rsidTr="00C66EED">
        <w:trPr>
          <w:trHeight w:val="271"/>
        </w:trPr>
        <w:tc>
          <w:tcPr>
            <w:tcW w:w="3383" w:type="dxa"/>
            <w:vMerge w:val="restart"/>
            <w:tcMar>
              <w:right w:w="360" w:type="dxa"/>
            </w:tcMar>
            <w:vAlign w:val="center"/>
          </w:tcPr>
          <w:p w14:paraId="092EDAA0" w14:textId="77777777" w:rsidR="00E937A8" w:rsidRPr="004D6923" w:rsidRDefault="00E937A8" w:rsidP="002B5BA2">
            <w:pPr>
              <w:rPr>
                <w:color w:val="808080" w:themeColor="background1" w:themeShade="80"/>
              </w:rPr>
            </w:pPr>
            <w:r w:rsidRPr="004D6923">
              <w:rPr>
                <w:noProof/>
                <w:lang w:val="ru-RU" w:eastAsia="ru-RU"/>
              </w:rPr>
              <w:drawing>
                <wp:inline distT="0" distB="0" distL="0" distR="0" wp14:anchorId="57028A70" wp14:editId="1785C56E">
                  <wp:extent cx="1013460" cy="23937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Colombus_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2173" cy="257967"/>
                          </a:xfrm>
                          <a:prstGeom prst="rect">
                            <a:avLst/>
                          </a:prstGeom>
                        </pic:spPr>
                      </pic:pic>
                    </a:graphicData>
                  </a:graphic>
                </wp:inline>
              </w:drawing>
            </w:r>
          </w:p>
        </w:tc>
        <w:tc>
          <w:tcPr>
            <w:tcW w:w="1387" w:type="dxa"/>
            <w:tcMar>
              <w:right w:w="360" w:type="dxa"/>
            </w:tcMar>
            <w:vAlign w:val="center"/>
          </w:tcPr>
          <w:p w14:paraId="6585D290" w14:textId="77777777" w:rsidR="00E937A8" w:rsidRPr="002B048F" w:rsidRDefault="00E937A8" w:rsidP="002B5BA2"/>
        </w:tc>
        <w:tc>
          <w:tcPr>
            <w:tcW w:w="4680" w:type="dxa"/>
            <w:tcMar>
              <w:right w:w="0" w:type="dxa"/>
            </w:tcMar>
            <w:vAlign w:val="center"/>
          </w:tcPr>
          <w:p w14:paraId="59EBBF1E" w14:textId="77777777" w:rsidR="00E937A8" w:rsidRPr="002B048F" w:rsidRDefault="00E937A8" w:rsidP="002B5BA2">
            <w:r w:rsidRPr="002B048F">
              <w:fldChar w:fldCharType="begin"/>
            </w:r>
            <w:r w:rsidRPr="002B048F">
              <w:instrText xml:space="preserve"> MACROBUTTON  AcceptAllChangesInDocAndStopTracking [Name of the Consultant]</w:instrText>
            </w:r>
            <w:r w:rsidRPr="002B048F">
              <w:fldChar w:fldCharType="end"/>
            </w:r>
          </w:p>
        </w:tc>
        <w:tc>
          <w:tcPr>
            <w:tcW w:w="270" w:type="dxa"/>
            <w:tcBorders>
              <w:right w:val="single" w:sz="12" w:space="0" w:color="F58220" w:themeColor="accent2"/>
            </w:tcBorders>
            <w:vAlign w:val="center"/>
          </w:tcPr>
          <w:p w14:paraId="440FD5D0" w14:textId="77777777" w:rsidR="00E937A8" w:rsidRPr="004D6923" w:rsidRDefault="00E937A8" w:rsidP="002B5BA2"/>
        </w:tc>
      </w:tr>
      <w:tr w:rsidR="00E937A8" w:rsidRPr="004D6923" w14:paraId="0F4C2375" w14:textId="77777777" w:rsidTr="00C66EED">
        <w:trPr>
          <w:trHeight w:val="271"/>
        </w:trPr>
        <w:tc>
          <w:tcPr>
            <w:tcW w:w="3383" w:type="dxa"/>
            <w:vMerge/>
            <w:tcMar>
              <w:right w:w="360" w:type="dxa"/>
            </w:tcMar>
            <w:vAlign w:val="center"/>
          </w:tcPr>
          <w:p w14:paraId="0E846F39" w14:textId="77777777" w:rsidR="00E937A8" w:rsidRPr="004D6923" w:rsidRDefault="00E937A8" w:rsidP="002B5BA2">
            <w:pPr>
              <w:rPr>
                <w:noProof/>
              </w:rPr>
            </w:pPr>
          </w:p>
        </w:tc>
        <w:tc>
          <w:tcPr>
            <w:tcW w:w="1387" w:type="dxa"/>
            <w:tcMar>
              <w:right w:w="360" w:type="dxa"/>
            </w:tcMar>
            <w:vAlign w:val="center"/>
          </w:tcPr>
          <w:p w14:paraId="09AB94DC" w14:textId="77777777" w:rsidR="00E937A8" w:rsidRPr="002B048F" w:rsidRDefault="00E937A8" w:rsidP="002B5BA2"/>
        </w:tc>
        <w:tc>
          <w:tcPr>
            <w:tcW w:w="4680" w:type="dxa"/>
            <w:tcMar>
              <w:right w:w="0" w:type="dxa"/>
            </w:tcMar>
            <w:vAlign w:val="center"/>
          </w:tcPr>
          <w:p w14:paraId="167A6369" w14:textId="77777777" w:rsidR="00E937A8" w:rsidRPr="007518FD" w:rsidRDefault="00E937A8" w:rsidP="002B5BA2">
            <w:pPr>
              <w:pStyle w:val="ad"/>
            </w:pPr>
            <w:r w:rsidRPr="007518FD">
              <w:t xml:space="preserve">Page </w:t>
            </w:r>
            <w:r w:rsidRPr="007518FD">
              <w:fldChar w:fldCharType="begin"/>
            </w:r>
            <w:r w:rsidRPr="007518FD">
              <w:instrText xml:space="preserve"> PAGE</w:instrText>
            </w:r>
            <w:r w:rsidRPr="007518FD">
              <w:fldChar w:fldCharType="separate"/>
            </w:r>
            <w:r w:rsidRPr="007518FD">
              <w:t>1</w:t>
            </w:r>
            <w:r w:rsidRPr="007518FD">
              <w:fldChar w:fldCharType="end"/>
            </w:r>
            <w:r w:rsidRPr="007518FD">
              <w:t xml:space="preserve"> of </w:t>
            </w:r>
            <w:r w:rsidRPr="007518FD">
              <w:fldChar w:fldCharType="begin"/>
            </w:r>
            <w:r w:rsidRPr="007518FD">
              <w:instrText xml:space="preserve"> NUMPAGES</w:instrText>
            </w:r>
            <w:r w:rsidRPr="007518FD">
              <w:fldChar w:fldCharType="separate"/>
            </w:r>
            <w:r w:rsidRPr="007518FD">
              <w:t>2</w:t>
            </w:r>
            <w:r w:rsidRPr="007518FD">
              <w:fldChar w:fldCharType="end"/>
            </w:r>
          </w:p>
        </w:tc>
        <w:tc>
          <w:tcPr>
            <w:tcW w:w="270" w:type="dxa"/>
            <w:tcBorders>
              <w:right w:val="single" w:sz="12" w:space="0" w:color="F58220" w:themeColor="accent2"/>
            </w:tcBorders>
            <w:vAlign w:val="center"/>
          </w:tcPr>
          <w:p w14:paraId="7044826B" w14:textId="77777777" w:rsidR="00E937A8" w:rsidRPr="0072632D" w:rsidRDefault="00E937A8" w:rsidP="002B5BA2"/>
        </w:tc>
      </w:tr>
    </w:tbl>
    <w:p w14:paraId="76F8F839" w14:textId="77777777" w:rsidR="00E937A8" w:rsidRDefault="00E937A8" w:rsidP="002B5BA2"/>
    <w:tbl>
      <w:tblPr>
        <w:tblStyle w:val="a6"/>
        <w:tblpPr w:leftFromText="180" w:rightFromText="180" w:vertAnchor="text" w:tblpY="9"/>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83"/>
        <w:gridCol w:w="1387"/>
        <w:gridCol w:w="4680"/>
        <w:gridCol w:w="270"/>
      </w:tblGrid>
      <w:tr w:rsidR="00E937A8" w:rsidRPr="004D6923" w14:paraId="01D586D5" w14:textId="77777777" w:rsidTr="00C66EED">
        <w:trPr>
          <w:trHeight w:val="271"/>
        </w:trPr>
        <w:tc>
          <w:tcPr>
            <w:tcW w:w="3383" w:type="dxa"/>
            <w:vMerge w:val="restart"/>
            <w:tcMar>
              <w:right w:w="360" w:type="dxa"/>
            </w:tcMar>
            <w:vAlign w:val="center"/>
          </w:tcPr>
          <w:p w14:paraId="48578FCD" w14:textId="77777777" w:rsidR="00E937A8" w:rsidRPr="004D6923" w:rsidRDefault="00E937A8" w:rsidP="002B5BA2">
            <w:pPr>
              <w:rPr>
                <w:color w:val="808080" w:themeColor="background1" w:themeShade="80"/>
              </w:rPr>
            </w:pPr>
            <w:r w:rsidRPr="004D6923">
              <w:rPr>
                <w:noProof/>
                <w:lang w:val="ru-RU" w:eastAsia="ru-RU"/>
              </w:rPr>
              <w:drawing>
                <wp:inline distT="0" distB="0" distL="0" distR="0" wp14:anchorId="01F3BF2B" wp14:editId="7EF97C8E">
                  <wp:extent cx="1013460" cy="239375"/>
                  <wp:effectExtent l="0" t="0" r="0"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Colombus_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2173" cy="257967"/>
                          </a:xfrm>
                          <a:prstGeom prst="rect">
                            <a:avLst/>
                          </a:prstGeom>
                        </pic:spPr>
                      </pic:pic>
                    </a:graphicData>
                  </a:graphic>
                </wp:inline>
              </w:drawing>
            </w:r>
          </w:p>
        </w:tc>
        <w:tc>
          <w:tcPr>
            <w:tcW w:w="1387" w:type="dxa"/>
            <w:tcMar>
              <w:right w:w="360" w:type="dxa"/>
            </w:tcMar>
            <w:vAlign w:val="center"/>
          </w:tcPr>
          <w:p w14:paraId="6234974B" w14:textId="77777777" w:rsidR="00E937A8" w:rsidRPr="002B048F" w:rsidRDefault="00E937A8" w:rsidP="002B5BA2"/>
        </w:tc>
        <w:tc>
          <w:tcPr>
            <w:tcW w:w="4680" w:type="dxa"/>
            <w:tcMar>
              <w:right w:w="0" w:type="dxa"/>
            </w:tcMar>
            <w:vAlign w:val="center"/>
          </w:tcPr>
          <w:p w14:paraId="169D00B3" w14:textId="77777777" w:rsidR="00E937A8" w:rsidRPr="002B048F" w:rsidRDefault="00E937A8" w:rsidP="002B5BA2">
            <w:pPr>
              <w:pStyle w:val="ad"/>
            </w:pPr>
            <w:r w:rsidRPr="002B048F">
              <w:fldChar w:fldCharType="begin"/>
            </w:r>
            <w:r w:rsidRPr="002B048F">
              <w:instrText xml:space="preserve"> MACROBUTTON  AcceptAllChangesInDocAndStopTracking [Name of the Consultant]</w:instrText>
            </w:r>
            <w:r w:rsidRPr="002B048F">
              <w:fldChar w:fldCharType="end"/>
            </w:r>
          </w:p>
        </w:tc>
        <w:tc>
          <w:tcPr>
            <w:tcW w:w="270" w:type="dxa"/>
            <w:tcBorders>
              <w:right w:val="single" w:sz="12" w:space="0" w:color="F58220" w:themeColor="accent2"/>
            </w:tcBorders>
            <w:vAlign w:val="center"/>
          </w:tcPr>
          <w:p w14:paraId="20308E73" w14:textId="77777777" w:rsidR="00E937A8" w:rsidRPr="004D6923" w:rsidRDefault="00E937A8" w:rsidP="002B5BA2"/>
        </w:tc>
      </w:tr>
      <w:tr w:rsidR="00E937A8" w:rsidRPr="004D6923" w14:paraId="0E2CF18B" w14:textId="77777777" w:rsidTr="00C66EED">
        <w:trPr>
          <w:trHeight w:val="271"/>
        </w:trPr>
        <w:tc>
          <w:tcPr>
            <w:tcW w:w="3383" w:type="dxa"/>
            <w:vMerge/>
            <w:tcMar>
              <w:right w:w="360" w:type="dxa"/>
            </w:tcMar>
            <w:vAlign w:val="center"/>
          </w:tcPr>
          <w:p w14:paraId="77A23D91" w14:textId="77777777" w:rsidR="00E937A8" w:rsidRPr="004D6923" w:rsidRDefault="00E937A8" w:rsidP="002B5BA2">
            <w:pPr>
              <w:rPr>
                <w:noProof/>
              </w:rPr>
            </w:pPr>
          </w:p>
        </w:tc>
        <w:tc>
          <w:tcPr>
            <w:tcW w:w="1387" w:type="dxa"/>
            <w:tcMar>
              <w:right w:w="360" w:type="dxa"/>
            </w:tcMar>
            <w:vAlign w:val="center"/>
          </w:tcPr>
          <w:p w14:paraId="2620D99E" w14:textId="77777777" w:rsidR="00E937A8" w:rsidRPr="002B048F" w:rsidRDefault="00E937A8" w:rsidP="002B5BA2"/>
        </w:tc>
        <w:tc>
          <w:tcPr>
            <w:tcW w:w="4680" w:type="dxa"/>
            <w:tcMar>
              <w:right w:w="0" w:type="dxa"/>
            </w:tcMar>
            <w:vAlign w:val="center"/>
          </w:tcPr>
          <w:p w14:paraId="55494934" w14:textId="77777777" w:rsidR="00E937A8" w:rsidRPr="007518FD" w:rsidRDefault="00E937A8" w:rsidP="002B5BA2">
            <w:pPr>
              <w:pStyle w:val="ad"/>
            </w:pPr>
            <w:r w:rsidRPr="007518FD">
              <w:t xml:space="preserve">Page </w:t>
            </w:r>
            <w:r w:rsidRPr="007518FD">
              <w:fldChar w:fldCharType="begin"/>
            </w:r>
            <w:r w:rsidRPr="007518FD">
              <w:instrText xml:space="preserve"> PAGE</w:instrText>
            </w:r>
            <w:r w:rsidRPr="007518FD">
              <w:fldChar w:fldCharType="separate"/>
            </w:r>
            <w:r w:rsidRPr="007518FD">
              <w:t>1</w:t>
            </w:r>
            <w:r w:rsidRPr="007518FD">
              <w:fldChar w:fldCharType="end"/>
            </w:r>
            <w:r w:rsidRPr="007518FD">
              <w:t xml:space="preserve"> of </w:t>
            </w:r>
            <w:r w:rsidRPr="007518FD">
              <w:fldChar w:fldCharType="begin"/>
            </w:r>
            <w:r w:rsidRPr="007518FD">
              <w:instrText xml:space="preserve"> NUMPAGES</w:instrText>
            </w:r>
            <w:r w:rsidRPr="007518FD">
              <w:fldChar w:fldCharType="separate"/>
            </w:r>
            <w:r w:rsidRPr="007518FD">
              <w:t>2</w:t>
            </w:r>
            <w:r w:rsidRPr="007518FD">
              <w:fldChar w:fldCharType="end"/>
            </w:r>
          </w:p>
        </w:tc>
        <w:tc>
          <w:tcPr>
            <w:tcW w:w="270" w:type="dxa"/>
            <w:tcBorders>
              <w:right w:val="single" w:sz="12" w:space="0" w:color="F58220" w:themeColor="accent2"/>
            </w:tcBorders>
            <w:vAlign w:val="center"/>
          </w:tcPr>
          <w:p w14:paraId="778A42AD" w14:textId="77777777" w:rsidR="00E937A8" w:rsidRPr="0072632D" w:rsidRDefault="00E937A8" w:rsidP="002B5BA2"/>
        </w:tc>
      </w:tr>
      <w:tr w:rsidR="00E937A8" w:rsidRPr="004D6923" w14:paraId="0FE257A6" w14:textId="77777777" w:rsidTr="00575FE2">
        <w:trPr>
          <w:gridAfter w:val="3"/>
          <w:wAfter w:w="6337" w:type="dxa"/>
          <w:trHeight w:val="293"/>
        </w:trPr>
        <w:tc>
          <w:tcPr>
            <w:tcW w:w="3383" w:type="dxa"/>
            <w:vMerge w:val="restart"/>
            <w:tcMar>
              <w:right w:w="360" w:type="dxa"/>
            </w:tcMar>
            <w:vAlign w:val="center"/>
          </w:tcPr>
          <w:p w14:paraId="6D3B1D5D" w14:textId="77777777" w:rsidR="00E937A8" w:rsidRDefault="00E937A8" w:rsidP="002B5BA2">
            <w:pPr>
              <w:rPr>
                <w:noProof/>
              </w:rPr>
            </w:pPr>
          </w:p>
        </w:tc>
      </w:tr>
      <w:tr w:rsidR="00E937A8" w14:paraId="075B02EB" w14:textId="77777777" w:rsidTr="00C66EED">
        <w:trPr>
          <w:gridAfter w:val="3"/>
          <w:wAfter w:w="6337" w:type="dxa"/>
          <w:trHeight w:val="293"/>
        </w:trPr>
        <w:tc>
          <w:tcPr>
            <w:tcW w:w="3383" w:type="dxa"/>
            <w:vMerge/>
            <w:tcMar>
              <w:right w:w="360" w:type="dxa"/>
            </w:tcMar>
            <w:vAlign w:val="center"/>
          </w:tcPr>
          <w:p w14:paraId="79492D47" w14:textId="77777777" w:rsidR="00E937A8" w:rsidRDefault="00E937A8" w:rsidP="002B5BA2">
            <w:pPr>
              <w:rPr>
                <w:noProof/>
              </w:rPr>
            </w:pPr>
          </w:p>
        </w:tc>
      </w:tr>
    </w:tbl>
    <w:p w14:paraId="498BAA3E" w14:textId="77777777" w:rsidR="00E937A8" w:rsidRDefault="00E937A8" w:rsidP="002B5BA2">
      <w:pPr>
        <w:framePr w:hSpace="180" w:wrap="around" w:vAnchor="text" w:hAnchor="text" w:y="9"/>
      </w:pPr>
    </w:p>
  </w:endnote>
  <w:endnote w:type="continuationNotice" w:id="1">
    <w:p w14:paraId="7286416A" w14:textId="77777777" w:rsidR="00E937A8" w:rsidRDefault="00E937A8">
      <w:pPr>
        <w:framePr w:hSpace="180" w:wrap="around" w:vAnchor="text" w:hAnchor="text" w:y="9"/>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6"/>
      <w:tblpPr w:leftFromText="180" w:rightFromText="180" w:vertAnchor="text" w:tblpY="9"/>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83"/>
      <w:gridCol w:w="1387"/>
      <w:gridCol w:w="4680"/>
      <w:gridCol w:w="270"/>
    </w:tblGrid>
    <w:tr w:rsidR="007C7B71" w:rsidRPr="00202E36" w14:paraId="24D21095" w14:textId="77777777" w:rsidTr="1D856818">
      <w:trPr>
        <w:trHeight w:val="271"/>
      </w:trPr>
      <w:tc>
        <w:tcPr>
          <w:tcW w:w="3383" w:type="dxa"/>
          <w:vMerge w:val="restart"/>
          <w:tcMar>
            <w:right w:w="360" w:type="dxa"/>
          </w:tcMar>
          <w:vAlign w:val="center"/>
        </w:tcPr>
        <w:p w14:paraId="769196AE" w14:textId="77777777" w:rsidR="007C7B71" w:rsidRPr="004D6923" w:rsidRDefault="1D856818" w:rsidP="002B5BA2">
          <w:pPr>
            <w:rPr>
              <w:color w:val="808080" w:themeColor="background1" w:themeShade="80"/>
            </w:rPr>
          </w:pPr>
          <w:bookmarkStart w:id="0" w:name="_Hlk2941843"/>
          <w:r>
            <w:rPr>
              <w:noProof/>
              <w:lang w:val="ru-RU" w:eastAsia="ru-RU"/>
            </w:rPr>
            <w:drawing>
              <wp:inline distT="0" distB="0" distL="0" distR="0" wp14:anchorId="35594379" wp14:editId="569C451A">
                <wp:extent cx="1013460" cy="23937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013460" cy="239375"/>
                        </a:xfrm>
                        <a:prstGeom prst="rect">
                          <a:avLst/>
                        </a:prstGeom>
                      </pic:spPr>
                    </pic:pic>
                  </a:graphicData>
                </a:graphic>
              </wp:inline>
            </w:drawing>
          </w:r>
        </w:p>
      </w:tc>
      <w:tc>
        <w:tcPr>
          <w:tcW w:w="1387" w:type="dxa"/>
          <w:tcMar>
            <w:right w:w="360" w:type="dxa"/>
          </w:tcMar>
          <w:vAlign w:val="center"/>
        </w:tcPr>
        <w:p w14:paraId="4A4E8713" w14:textId="77777777" w:rsidR="007C7B71" w:rsidRPr="002B048F" w:rsidRDefault="007C7B71" w:rsidP="002B5BA2"/>
      </w:tc>
      <w:tc>
        <w:tcPr>
          <w:tcW w:w="4680" w:type="dxa"/>
          <w:tcMar>
            <w:right w:w="0" w:type="dxa"/>
          </w:tcMar>
          <w:vAlign w:val="bottom"/>
        </w:tcPr>
        <w:p w14:paraId="0F105C22" w14:textId="77777777" w:rsidR="007C7B71" w:rsidRPr="0054463D" w:rsidRDefault="007C7B71" w:rsidP="0054463D">
          <w:pPr>
            <w:pStyle w:val="ad"/>
            <w:rPr>
              <w:lang w:val="ru-RU"/>
            </w:rPr>
          </w:pPr>
        </w:p>
        <w:p w14:paraId="41A0B31A" w14:textId="02E8CAAB" w:rsidR="007C7B71" w:rsidRPr="00B06A5A" w:rsidRDefault="00A42FEB" w:rsidP="008D6387">
          <w:pPr>
            <w:pStyle w:val="ad"/>
            <w:rPr>
              <w:lang w:val="ru-RU"/>
            </w:rPr>
          </w:pPr>
          <w:r>
            <w:rPr>
              <w:lang w:val="ru-RU"/>
            </w:rPr>
            <w:t xml:space="preserve">Отгрузка в профильные сети по </w:t>
          </w:r>
          <w:r>
            <w:rPr>
              <w:lang w:val="en-US"/>
            </w:rPr>
            <w:t>SSCC</w:t>
          </w:r>
        </w:p>
      </w:tc>
      <w:tc>
        <w:tcPr>
          <w:tcW w:w="270" w:type="dxa"/>
          <w:tcBorders>
            <w:right w:val="single" w:sz="12" w:space="0" w:color="F58220" w:themeColor="accent2"/>
          </w:tcBorders>
          <w:vAlign w:val="center"/>
        </w:tcPr>
        <w:p w14:paraId="4D03C60F" w14:textId="77777777" w:rsidR="007C7B71" w:rsidRPr="0054463D" w:rsidRDefault="007C7B71" w:rsidP="002B5BA2">
          <w:pPr>
            <w:rPr>
              <w:lang w:val="ru-RU"/>
            </w:rPr>
          </w:pPr>
        </w:p>
      </w:tc>
    </w:tr>
    <w:tr w:rsidR="007C7B71" w:rsidRPr="004D6923" w14:paraId="00FB74EA" w14:textId="77777777" w:rsidTr="1D856818">
      <w:trPr>
        <w:trHeight w:val="271"/>
      </w:trPr>
      <w:tc>
        <w:tcPr>
          <w:tcW w:w="3383" w:type="dxa"/>
          <w:vMerge/>
          <w:tcMar>
            <w:right w:w="360" w:type="dxa"/>
          </w:tcMar>
          <w:vAlign w:val="center"/>
        </w:tcPr>
        <w:p w14:paraId="29D2E385" w14:textId="77777777" w:rsidR="007C7B71" w:rsidRPr="0054463D" w:rsidRDefault="007C7B71" w:rsidP="002B5BA2">
          <w:pPr>
            <w:rPr>
              <w:noProof/>
              <w:lang w:val="ru-RU"/>
            </w:rPr>
          </w:pPr>
        </w:p>
      </w:tc>
      <w:tc>
        <w:tcPr>
          <w:tcW w:w="1387" w:type="dxa"/>
          <w:tcMar>
            <w:right w:w="360" w:type="dxa"/>
          </w:tcMar>
          <w:vAlign w:val="center"/>
        </w:tcPr>
        <w:p w14:paraId="1A6F326C" w14:textId="77777777" w:rsidR="007C7B71" w:rsidRPr="0054463D" w:rsidRDefault="007C7B71" w:rsidP="002B5BA2">
          <w:pPr>
            <w:rPr>
              <w:lang w:val="ru-RU"/>
            </w:rPr>
          </w:pPr>
        </w:p>
      </w:tc>
      <w:tc>
        <w:tcPr>
          <w:tcW w:w="4680" w:type="dxa"/>
          <w:tcMar>
            <w:right w:w="0" w:type="dxa"/>
          </w:tcMar>
          <w:vAlign w:val="bottom"/>
        </w:tcPr>
        <w:p w14:paraId="36EE0930" w14:textId="77777777" w:rsidR="007C7B71" w:rsidRPr="007518FD" w:rsidRDefault="007C7B71" w:rsidP="002B5BA2">
          <w:pPr>
            <w:pStyle w:val="ad"/>
          </w:pPr>
          <w:r w:rsidRPr="007518FD">
            <w:t xml:space="preserve">Page </w:t>
          </w:r>
          <w:r w:rsidRPr="007518FD">
            <w:fldChar w:fldCharType="begin"/>
          </w:r>
          <w:r w:rsidRPr="007518FD">
            <w:instrText xml:space="preserve"> PAGE</w:instrText>
          </w:r>
          <w:r w:rsidRPr="007518FD">
            <w:fldChar w:fldCharType="separate"/>
          </w:r>
          <w:r w:rsidR="00D1671F">
            <w:rPr>
              <w:noProof/>
            </w:rPr>
            <w:t>11</w:t>
          </w:r>
          <w:r w:rsidRPr="007518FD">
            <w:fldChar w:fldCharType="end"/>
          </w:r>
          <w:r w:rsidRPr="007518FD">
            <w:t xml:space="preserve"> of </w:t>
          </w:r>
          <w:r w:rsidRPr="007518FD">
            <w:fldChar w:fldCharType="begin"/>
          </w:r>
          <w:r w:rsidRPr="007518FD">
            <w:instrText xml:space="preserve"> NUMPAGES</w:instrText>
          </w:r>
          <w:r w:rsidRPr="007518FD">
            <w:fldChar w:fldCharType="separate"/>
          </w:r>
          <w:r w:rsidR="00D1671F">
            <w:rPr>
              <w:noProof/>
            </w:rPr>
            <w:t>19</w:t>
          </w:r>
          <w:r w:rsidRPr="007518FD">
            <w:fldChar w:fldCharType="end"/>
          </w:r>
        </w:p>
      </w:tc>
      <w:tc>
        <w:tcPr>
          <w:tcW w:w="270" w:type="dxa"/>
          <w:tcBorders>
            <w:right w:val="single" w:sz="12" w:space="0" w:color="F58220" w:themeColor="accent2"/>
          </w:tcBorders>
          <w:vAlign w:val="bottom"/>
        </w:tcPr>
        <w:p w14:paraId="64E359DE" w14:textId="77777777" w:rsidR="007C7B71" w:rsidRPr="0072632D" w:rsidRDefault="007C7B71" w:rsidP="002B5BA2"/>
      </w:tc>
    </w:tr>
    <w:bookmarkEnd w:id="0"/>
  </w:tbl>
  <w:p w14:paraId="49C0F1A0" w14:textId="77777777" w:rsidR="007C7B71" w:rsidRPr="0072632D" w:rsidRDefault="007C7B71" w:rsidP="002B5BA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D4915A" w14:textId="77777777" w:rsidR="00E937A8" w:rsidRDefault="00E937A8" w:rsidP="002B5BA2">
      <w:r>
        <w:separator/>
      </w:r>
    </w:p>
  </w:footnote>
  <w:footnote w:type="continuationSeparator" w:id="0">
    <w:p w14:paraId="034F6619" w14:textId="77777777" w:rsidR="00E937A8" w:rsidRDefault="00E937A8" w:rsidP="002B5BA2">
      <w:r>
        <w:continuationSeparator/>
      </w:r>
    </w:p>
  </w:footnote>
  <w:footnote w:type="continuationNotice" w:id="1">
    <w:p w14:paraId="34F16580" w14:textId="77777777" w:rsidR="00E937A8" w:rsidRDefault="00E937A8">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D5FEE9A4"/>
    <w:lvl w:ilvl="0">
      <w:start w:val="1"/>
      <w:numFmt w:val="decimal"/>
      <w:pStyle w:val="a"/>
      <w:lvlText w:val="%1."/>
      <w:lvlJc w:val="left"/>
      <w:pPr>
        <w:tabs>
          <w:tab w:val="num" w:pos="360"/>
        </w:tabs>
        <w:ind w:left="360" w:hanging="360"/>
      </w:pPr>
    </w:lvl>
  </w:abstractNum>
  <w:abstractNum w:abstractNumId="1">
    <w:nsid w:val="FFFFFF89"/>
    <w:multiLevelType w:val="singleLevel"/>
    <w:tmpl w:val="72B4C062"/>
    <w:lvl w:ilvl="0">
      <w:start w:val="1"/>
      <w:numFmt w:val="bullet"/>
      <w:pStyle w:val="a0"/>
      <w:lvlText w:val=""/>
      <w:lvlJc w:val="left"/>
      <w:pPr>
        <w:tabs>
          <w:tab w:val="num" w:pos="360"/>
        </w:tabs>
        <w:ind w:left="360" w:hanging="360"/>
      </w:pPr>
      <w:rPr>
        <w:rFonts w:ascii="Symbol" w:hAnsi="Symbol" w:hint="default"/>
      </w:rPr>
    </w:lvl>
  </w:abstractNum>
  <w:abstractNum w:abstractNumId="2">
    <w:nsid w:val="10DA29C4"/>
    <w:multiLevelType w:val="hybridMultilevel"/>
    <w:tmpl w:val="DCD46B38"/>
    <w:lvl w:ilvl="0" w:tplc="04190001">
      <w:start w:val="1"/>
      <w:numFmt w:val="bullet"/>
      <w:lvlText w:val=""/>
      <w:lvlJc w:val="left"/>
      <w:pPr>
        <w:ind w:left="1872" w:hanging="360"/>
      </w:pPr>
      <w:rPr>
        <w:rFonts w:ascii="Symbol" w:hAnsi="Symbol" w:hint="default"/>
      </w:rPr>
    </w:lvl>
    <w:lvl w:ilvl="1" w:tplc="04190003" w:tentative="1">
      <w:start w:val="1"/>
      <w:numFmt w:val="bullet"/>
      <w:lvlText w:val="o"/>
      <w:lvlJc w:val="left"/>
      <w:pPr>
        <w:ind w:left="2592" w:hanging="360"/>
      </w:pPr>
      <w:rPr>
        <w:rFonts w:ascii="Courier New" w:hAnsi="Courier New" w:cs="Courier New" w:hint="default"/>
      </w:rPr>
    </w:lvl>
    <w:lvl w:ilvl="2" w:tplc="04190005" w:tentative="1">
      <w:start w:val="1"/>
      <w:numFmt w:val="bullet"/>
      <w:lvlText w:val=""/>
      <w:lvlJc w:val="left"/>
      <w:pPr>
        <w:ind w:left="3312" w:hanging="360"/>
      </w:pPr>
      <w:rPr>
        <w:rFonts w:ascii="Wingdings" w:hAnsi="Wingdings" w:hint="default"/>
      </w:rPr>
    </w:lvl>
    <w:lvl w:ilvl="3" w:tplc="04190001" w:tentative="1">
      <w:start w:val="1"/>
      <w:numFmt w:val="bullet"/>
      <w:lvlText w:val=""/>
      <w:lvlJc w:val="left"/>
      <w:pPr>
        <w:ind w:left="4032" w:hanging="360"/>
      </w:pPr>
      <w:rPr>
        <w:rFonts w:ascii="Symbol" w:hAnsi="Symbol" w:hint="default"/>
      </w:rPr>
    </w:lvl>
    <w:lvl w:ilvl="4" w:tplc="04190003" w:tentative="1">
      <w:start w:val="1"/>
      <w:numFmt w:val="bullet"/>
      <w:lvlText w:val="o"/>
      <w:lvlJc w:val="left"/>
      <w:pPr>
        <w:ind w:left="4752" w:hanging="360"/>
      </w:pPr>
      <w:rPr>
        <w:rFonts w:ascii="Courier New" w:hAnsi="Courier New" w:cs="Courier New" w:hint="default"/>
      </w:rPr>
    </w:lvl>
    <w:lvl w:ilvl="5" w:tplc="04190005" w:tentative="1">
      <w:start w:val="1"/>
      <w:numFmt w:val="bullet"/>
      <w:lvlText w:val=""/>
      <w:lvlJc w:val="left"/>
      <w:pPr>
        <w:ind w:left="5472" w:hanging="360"/>
      </w:pPr>
      <w:rPr>
        <w:rFonts w:ascii="Wingdings" w:hAnsi="Wingdings" w:hint="default"/>
      </w:rPr>
    </w:lvl>
    <w:lvl w:ilvl="6" w:tplc="04190001" w:tentative="1">
      <w:start w:val="1"/>
      <w:numFmt w:val="bullet"/>
      <w:lvlText w:val=""/>
      <w:lvlJc w:val="left"/>
      <w:pPr>
        <w:ind w:left="6192" w:hanging="360"/>
      </w:pPr>
      <w:rPr>
        <w:rFonts w:ascii="Symbol" w:hAnsi="Symbol" w:hint="default"/>
      </w:rPr>
    </w:lvl>
    <w:lvl w:ilvl="7" w:tplc="04190003" w:tentative="1">
      <w:start w:val="1"/>
      <w:numFmt w:val="bullet"/>
      <w:lvlText w:val="o"/>
      <w:lvlJc w:val="left"/>
      <w:pPr>
        <w:ind w:left="6912" w:hanging="360"/>
      </w:pPr>
      <w:rPr>
        <w:rFonts w:ascii="Courier New" w:hAnsi="Courier New" w:cs="Courier New" w:hint="default"/>
      </w:rPr>
    </w:lvl>
    <w:lvl w:ilvl="8" w:tplc="04190005" w:tentative="1">
      <w:start w:val="1"/>
      <w:numFmt w:val="bullet"/>
      <w:lvlText w:val=""/>
      <w:lvlJc w:val="left"/>
      <w:pPr>
        <w:ind w:left="7632" w:hanging="360"/>
      </w:pPr>
      <w:rPr>
        <w:rFonts w:ascii="Wingdings" w:hAnsi="Wingdings" w:hint="default"/>
      </w:rPr>
    </w:lvl>
  </w:abstractNum>
  <w:abstractNum w:abstractNumId="3">
    <w:nsid w:val="1553457F"/>
    <w:multiLevelType w:val="hybridMultilevel"/>
    <w:tmpl w:val="3922448A"/>
    <w:lvl w:ilvl="0" w:tplc="04190001">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4">
    <w:nsid w:val="170D06BA"/>
    <w:multiLevelType w:val="multilevel"/>
    <w:tmpl w:val="C92E5E56"/>
    <w:lvl w:ilvl="0">
      <w:start w:val="1"/>
      <w:numFmt w:val="decimal"/>
      <w:pStyle w:val="BulletNumberings"/>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64" w:hanging="604"/>
      </w:pPr>
      <w:rPr>
        <w:rFonts w:hint="default"/>
      </w:rPr>
    </w:lvl>
    <w:lvl w:ilvl="2">
      <w:start w:val="1"/>
      <w:numFmt w:val="decimal"/>
      <w:lvlText w:val="%1.%2.%3."/>
      <w:lvlJc w:val="left"/>
      <w:pPr>
        <w:ind w:left="1474" w:hanging="754"/>
      </w:pPr>
      <w:rPr>
        <w:rFonts w:hint="default"/>
      </w:rPr>
    </w:lvl>
    <w:lvl w:ilvl="3">
      <w:start w:val="1"/>
      <w:numFmt w:val="decimal"/>
      <w:lvlText w:val="%1.%2.%3.%4."/>
      <w:lvlJc w:val="left"/>
      <w:pPr>
        <w:ind w:left="2041" w:hanging="961"/>
      </w:pPr>
      <w:rPr>
        <w:rFonts w:hint="default"/>
      </w:rPr>
    </w:lvl>
    <w:lvl w:ilvl="4">
      <w:start w:val="1"/>
      <w:numFmt w:val="decimal"/>
      <w:lvlText w:val="%1.%2.%3.%4.%5."/>
      <w:lvlJc w:val="left"/>
      <w:pPr>
        <w:ind w:left="2495" w:hanging="1055"/>
      </w:pPr>
      <w:rPr>
        <w:rFonts w:hint="default"/>
      </w:rPr>
    </w:lvl>
    <w:lvl w:ilvl="5">
      <w:start w:val="1"/>
      <w:numFmt w:val="decimal"/>
      <w:lvlText w:val="%1.%2.%3.%4.%5.%6."/>
      <w:lvlJc w:val="left"/>
      <w:pPr>
        <w:ind w:left="3119" w:hanging="1319"/>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1D056FBA"/>
    <w:multiLevelType w:val="hybridMultilevel"/>
    <w:tmpl w:val="CA8A9334"/>
    <w:lvl w:ilvl="0" w:tplc="04190001">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6">
    <w:nsid w:val="1E6A7350"/>
    <w:multiLevelType w:val="multilevel"/>
    <w:tmpl w:val="200E1D10"/>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nsid w:val="1E7D5EBC"/>
    <w:multiLevelType w:val="hybridMultilevel"/>
    <w:tmpl w:val="842ADA96"/>
    <w:lvl w:ilvl="0" w:tplc="42181E9A">
      <w:start w:val="1"/>
      <w:numFmt w:val="bullet"/>
      <w:pStyle w:val="BulletPoints"/>
      <w:lvlText w:val=""/>
      <w:lvlJc w:val="left"/>
      <w:pPr>
        <w:ind w:left="380" w:hanging="380"/>
      </w:pPr>
      <w:rPr>
        <w:rFonts w:ascii="Symbol" w:hAnsi="Symbol" w:hint="default"/>
      </w:rPr>
    </w:lvl>
    <w:lvl w:ilvl="1" w:tplc="503C7E82">
      <w:start w:val="1"/>
      <w:numFmt w:val="bullet"/>
      <w:lvlText w:val="-"/>
      <w:lvlJc w:val="left"/>
      <w:pPr>
        <w:tabs>
          <w:tab w:val="num" w:pos="760"/>
        </w:tabs>
        <w:ind w:left="964" w:hanging="584"/>
      </w:pPr>
      <w:rPr>
        <w:rFonts w:ascii="Verdana" w:hAnsi="Verdana" w:hint="default"/>
      </w:rPr>
    </w:lvl>
    <w:lvl w:ilvl="2" w:tplc="0C186252">
      <w:start w:val="1"/>
      <w:numFmt w:val="bullet"/>
      <w:lvlText w:val="o"/>
      <w:lvlJc w:val="left"/>
      <w:pPr>
        <w:ind w:left="1070" w:hanging="360"/>
      </w:pPr>
      <w:rPr>
        <w:rFonts w:ascii="Courier New" w:hAnsi="Courier New" w:hint="default"/>
      </w:rPr>
    </w:lvl>
    <w:lvl w:ilvl="3" w:tplc="40090005">
      <w:start w:val="1"/>
      <w:numFmt w:val="bullet"/>
      <w:lvlText w:val=""/>
      <w:lvlJc w:val="left"/>
      <w:pPr>
        <w:ind w:left="1353"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FD26A41"/>
    <w:multiLevelType w:val="hybridMultilevel"/>
    <w:tmpl w:val="0352B27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nsid w:val="21FC01F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39831EB"/>
    <w:multiLevelType w:val="hybridMultilevel"/>
    <w:tmpl w:val="D788370A"/>
    <w:lvl w:ilvl="0" w:tplc="04190003">
      <w:start w:val="1"/>
      <w:numFmt w:val="bullet"/>
      <w:lvlText w:val="o"/>
      <w:lvlJc w:val="left"/>
      <w:pPr>
        <w:ind w:left="1800" w:hanging="360"/>
      </w:pPr>
      <w:rPr>
        <w:rFonts w:ascii="Courier New" w:hAnsi="Courier New" w:cs="Courier New"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1">
    <w:nsid w:val="25FE4724"/>
    <w:multiLevelType w:val="hybridMultilevel"/>
    <w:tmpl w:val="0B4E13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nsid w:val="26FE232C"/>
    <w:multiLevelType w:val="hybridMultilevel"/>
    <w:tmpl w:val="28FA7746"/>
    <w:lvl w:ilvl="0" w:tplc="04190001">
      <w:start w:val="1"/>
      <w:numFmt w:val="bullet"/>
      <w:lvlText w:val=""/>
      <w:lvlJc w:val="left"/>
      <w:pPr>
        <w:ind w:left="1944" w:hanging="360"/>
      </w:pPr>
      <w:rPr>
        <w:rFonts w:ascii="Symbol" w:hAnsi="Symbol"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13">
    <w:nsid w:val="298F07FD"/>
    <w:multiLevelType w:val="hybridMultilevel"/>
    <w:tmpl w:val="CB8410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ABA66C0"/>
    <w:multiLevelType w:val="hybridMultilevel"/>
    <w:tmpl w:val="8C2C1F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C200387"/>
    <w:multiLevelType w:val="hybridMultilevel"/>
    <w:tmpl w:val="E12E2B0A"/>
    <w:lvl w:ilvl="0" w:tplc="04190001">
      <w:start w:val="1"/>
      <w:numFmt w:val="bullet"/>
      <w:lvlText w:val=""/>
      <w:lvlJc w:val="left"/>
      <w:pPr>
        <w:ind w:left="1944" w:hanging="360"/>
      </w:pPr>
      <w:rPr>
        <w:rFonts w:ascii="Symbol" w:hAnsi="Symbol"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16">
    <w:nsid w:val="30957234"/>
    <w:multiLevelType w:val="hybridMultilevel"/>
    <w:tmpl w:val="1AE066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3D9A0C50"/>
    <w:multiLevelType w:val="hybridMultilevel"/>
    <w:tmpl w:val="363870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1A04858"/>
    <w:multiLevelType w:val="hybridMultilevel"/>
    <w:tmpl w:val="2162F154"/>
    <w:lvl w:ilvl="0" w:tplc="04190001">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9">
    <w:nsid w:val="42CD75B7"/>
    <w:multiLevelType w:val="hybridMultilevel"/>
    <w:tmpl w:val="5D3ACD9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nsid w:val="4A630936"/>
    <w:multiLevelType w:val="hybridMultilevel"/>
    <w:tmpl w:val="02CA62D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1">
    <w:nsid w:val="4AF60553"/>
    <w:multiLevelType w:val="hybridMultilevel"/>
    <w:tmpl w:val="521ED1DC"/>
    <w:lvl w:ilvl="0" w:tplc="04190001">
      <w:start w:val="1"/>
      <w:numFmt w:val="bullet"/>
      <w:lvlText w:val=""/>
      <w:lvlJc w:val="left"/>
      <w:pPr>
        <w:ind w:left="1944" w:hanging="360"/>
      </w:pPr>
      <w:rPr>
        <w:rFonts w:ascii="Symbol" w:hAnsi="Symbol"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22">
    <w:nsid w:val="4FC325FF"/>
    <w:multiLevelType w:val="multilevel"/>
    <w:tmpl w:val="6B0AE0A0"/>
    <w:lvl w:ilvl="0">
      <w:start w:val="1"/>
      <w:numFmt w:val="decimal"/>
      <w:lvlText w:val="%1."/>
      <w:lvlJc w:val="left"/>
      <w:pPr>
        <w:ind w:left="360" w:hanging="360"/>
      </w:pPr>
      <w:rPr>
        <w:rFonts w:hint="default"/>
      </w:r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16A1F0D"/>
    <w:multiLevelType w:val="hybridMultilevel"/>
    <w:tmpl w:val="CE2CFA58"/>
    <w:lvl w:ilvl="0" w:tplc="B61E2E24">
      <w:start w:val="1"/>
      <w:numFmt w:val="bullet"/>
      <w:pStyle w:val="a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35532B7"/>
    <w:multiLevelType w:val="hybridMultilevel"/>
    <w:tmpl w:val="A98AC6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5D934AA"/>
    <w:multiLevelType w:val="hybridMultilevel"/>
    <w:tmpl w:val="E34A0AB4"/>
    <w:lvl w:ilvl="0" w:tplc="04190011">
      <w:start w:val="1"/>
      <w:numFmt w:val="decimal"/>
      <w:lvlText w:val="%1)"/>
      <w:lvlJc w:val="left"/>
      <w:pPr>
        <w:ind w:left="720" w:hanging="360"/>
      </w:pPr>
      <w:rPr>
        <w:rFonts w:hint="default"/>
      </w:rPr>
    </w:lvl>
    <w:lvl w:ilvl="1" w:tplc="2C8EC916">
      <w:start w:val="1"/>
      <w:numFmt w:val="decimal"/>
      <w:lvlText w:val="%2."/>
      <w:lvlJc w:val="left"/>
      <w:pPr>
        <w:ind w:left="36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94737F5"/>
    <w:multiLevelType w:val="hybridMultilevel"/>
    <w:tmpl w:val="4886A53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4438ADF0">
      <w:start w:val="1"/>
      <w:numFmt w:val="lowerRoman"/>
      <w:lvlText w:val="%3."/>
      <w:lvlJc w:val="right"/>
      <w:pPr>
        <w:ind w:left="2733" w:hanging="181"/>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DA70BA0"/>
    <w:multiLevelType w:val="hybridMultilevel"/>
    <w:tmpl w:val="75C2302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nsid w:val="5DF24D3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64B01206"/>
    <w:multiLevelType w:val="multilevel"/>
    <w:tmpl w:val="064625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7910486"/>
    <w:multiLevelType w:val="multilevel"/>
    <w:tmpl w:val="8C2C1F3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69470AD5"/>
    <w:multiLevelType w:val="hybridMultilevel"/>
    <w:tmpl w:val="CA9C64BC"/>
    <w:lvl w:ilvl="0" w:tplc="F5BA82C2">
      <w:start w:val="1"/>
      <w:numFmt w:val="decimal"/>
      <w:pStyle w:val="4"/>
      <w:lvlText w:val="%1. |"/>
      <w:lvlJc w:val="left"/>
      <w:pPr>
        <w:ind w:left="360" w:hanging="360"/>
      </w:pPr>
      <w:rPr>
        <w:rFonts w:ascii="Georgia" w:hAnsi="Georgia" w:hint="default"/>
        <w:color w:val="064578" w:themeColor="accent4"/>
        <w:spacing w:val="0"/>
        <w:w w:val="100"/>
        <w:position w:val="0"/>
        <w14:ligatures w14:val="standard"/>
        <w14:numForm w14:val="default"/>
        <w14:numSpacing w14:val="default"/>
        <w14:stylisticSet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0751611"/>
    <w:multiLevelType w:val="multilevel"/>
    <w:tmpl w:val="4694126C"/>
    <w:lvl w:ilvl="0">
      <w:start w:val="3"/>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70A37C8A"/>
    <w:multiLevelType w:val="hybridMultilevel"/>
    <w:tmpl w:val="E7CE5C58"/>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4">
    <w:nsid w:val="77DA348D"/>
    <w:multiLevelType w:val="hybridMultilevel"/>
    <w:tmpl w:val="902A25B6"/>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nsid w:val="799D5047"/>
    <w:multiLevelType w:val="hybridMultilevel"/>
    <w:tmpl w:val="11400152"/>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6">
    <w:nsid w:val="7AB41E86"/>
    <w:multiLevelType w:val="hybridMultilevel"/>
    <w:tmpl w:val="721E47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7AF31F63"/>
    <w:multiLevelType w:val="hybridMultilevel"/>
    <w:tmpl w:val="C2862F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B09637C"/>
    <w:multiLevelType w:val="hybridMultilevel"/>
    <w:tmpl w:val="8204774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nsid w:val="7E4D1F2B"/>
    <w:multiLevelType w:val="multilevel"/>
    <w:tmpl w:val="C848E5CA"/>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7F6522C3"/>
    <w:multiLevelType w:val="hybridMultilevel"/>
    <w:tmpl w:val="8B96985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1"/>
  </w:num>
  <w:num w:numId="4">
    <w:abstractNumId w:val="23"/>
  </w:num>
  <w:num w:numId="5">
    <w:abstractNumId w:val="4"/>
  </w:num>
  <w:num w:numId="6">
    <w:abstractNumId w:val="7"/>
  </w:num>
  <w:num w:numId="7">
    <w:abstractNumId w:val="39"/>
  </w:num>
  <w:num w:numId="8">
    <w:abstractNumId w:val="25"/>
  </w:num>
  <w:num w:numId="9">
    <w:abstractNumId w:val="2"/>
  </w:num>
  <w:num w:numId="10">
    <w:abstractNumId w:val="26"/>
  </w:num>
  <w:num w:numId="11">
    <w:abstractNumId w:val="6"/>
  </w:num>
  <w:num w:numId="12">
    <w:abstractNumId w:val="29"/>
  </w:num>
  <w:num w:numId="13">
    <w:abstractNumId w:val="24"/>
  </w:num>
  <w:num w:numId="14">
    <w:abstractNumId w:val="37"/>
  </w:num>
  <w:num w:numId="15">
    <w:abstractNumId w:val="16"/>
  </w:num>
  <w:num w:numId="16">
    <w:abstractNumId w:val="17"/>
  </w:num>
  <w:num w:numId="17">
    <w:abstractNumId w:val="20"/>
  </w:num>
  <w:num w:numId="18">
    <w:abstractNumId w:val="33"/>
  </w:num>
  <w:num w:numId="19">
    <w:abstractNumId w:val="10"/>
  </w:num>
  <w:num w:numId="20">
    <w:abstractNumId w:val="22"/>
  </w:num>
  <w:num w:numId="21">
    <w:abstractNumId w:val="38"/>
  </w:num>
  <w:num w:numId="22">
    <w:abstractNumId w:val="36"/>
  </w:num>
  <w:num w:numId="23">
    <w:abstractNumId w:val="9"/>
  </w:num>
  <w:num w:numId="24">
    <w:abstractNumId w:val="28"/>
  </w:num>
  <w:num w:numId="25">
    <w:abstractNumId w:val="34"/>
  </w:num>
  <w:num w:numId="26">
    <w:abstractNumId w:val="12"/>
  </w:num>
  <w:num w:numId="27">
    <w:abstractNumId w:val="15"/>
  </w:num>
  <w:num w:numId="28">
    <w:abstractNumId w:val="21"/>
  </w:num>
  <w:num w:numId="29">
    <w:abstractNumId w:val="27"/>
  </w:num>
  <w:num w:numId="30">
    <w:abstractNumId w:val="40"/>
  </w:num>
  <w:num w:numId="31">
    <w:abstractNumId w:val="5"/>
  </w:num>
  <w:num w:numId="32">
    <w:abstractNumId w:val="18"/>
  </w:num>
  <w:num w:numId="33">
    <w:abstractNumId w:val="32"/>
  </w:num>
  <w:num w:numId="34">
    <w:abstractNumId w:val="11"/>
  </w:num>
  <w:num w:numId="35">
    <w:abstractNumId w:val="19"/>
  </w:num>
  <w:num w:numId="36">
    <w:abstractNumId w:val="14"/>
  </w:num>
  <w:num w:numId="37">
    <w:abstractNumId w:val="8"/>
  </w:num>
  <w:num w:numId="38">
    <w:abstractNumId w:val="13"/>
  </w:num>
  <w:num w:numId="39">
    <w:abstractNumId w:val="35"/>
  </w:num>
  <w:num w:numId="40">
    <w:abstractNumId w:val="30"/>
  </w:num>
  <w:num w:numId="41">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onstantin Dovzhikov (KODO.RU)">
    <w15:presenceInfo w15:providerId="AD" w15:userId="S::kodo@columbusglobal.com::e4391202-e1fa-41a9-bc8a-6cb7e047ea2a"/>
  </w15:person>
  <w15:person w15:author="Учетная запись Майкрософт">
    <w15:presenceInfo w15:providerId="Windows Live" w15:userId="6a8ad1dde78eea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attachedTemplate r:id="rId1"/>
  <w:stylePaneFormatFilter w:val="D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1"/>
  <w:stylePaneSortMethod w:val="00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8BB"/>
    <w:rsid w:val="00000EAC"/>
    <w:rsid w:val="00000F02"/>
    <w:rsid w:val="00001848"/>
    <w:rsid w:val="00002EAD"/>
    <w:rsid w:val="0000377D"/>
    <w:rsid w:val="00004969"/>
    <w:rsid w:val="00004C4A"/>
    <w:rsid w:val="00004E4D"/>
    <w:rsid w:val="0000588D"/>
    <w:rsid w:val="00005F5F"/>
    <w:rsid w:val="000060F9"/>
    <w:rsid w:val="000062F7"/>
    <w:rsid w:val="000073C4"/>
    <w:rsid w:val="00007C98"/>
    <w:rsid w:val="00007D7E"/>
    <w:rsid w:val="00010253"/>
    <w:rsid w:val="0001042F"/>
    <w:rsid w:val="000118C7"/>
    <w:rsid w:val="0001190D"/>
    <w:rsid w:val="000120F6"/>
    <w:rsid w:val="000121EB"/>
    <w:rsid w:val="00012D7F"/>
    <w:rsid w:val="000139C2"/>
    <w:rsid w:val="0001437B"/>
    <w:rsid w:val="00015396"/>
    <w:rsid w:val="00015BE8"/>
    <w:rsid w:val="0001654F"/>
    <w:rsid w:val="00016596"/>
    <w:rsid w:val="0001667D"/>
    <w:rsid w:val="00016D8D"/>
    <w:rsid w:val="00017080"/>
    <w:rsid w:val="00017670"/>
    <w:rsid w:val="00017753"/>
    <w:rsid w:val="00017F10"/>
    <w:rsid w:val="00020044"/>
    <w:rsid w:val="00020163"/>
    <w:rsid w:val="00020C65"/>
    <w:rsid w:val="00020EB4"/>
    <w:rsid w:val="00021300"/>
    <w:rsid w:val="0002174C"/>
    <w:rsid w:val="00021D01"/>
    <w:rsid w:val="00022A46"/>
    <w:rsid w:val="00022CBB"/>
    <w:rsid w:val="00022F0E"/>
    <w:rsid w:val="000230B3"/>
    <w:rsid w:val="000246A2"/>
    <w:rsid w:val="00025374"/>
    <w:rsid w:val="00026312"/>
    <w:rsid w:val="000268DA"/>
    <w:rsid w:val="00027BDE"/>
    <w:rsid w:val="000300B7"/>
    <w:rsid w:val="00030D3E"/>
    <w:rsid w:val="000312EB"/>
    <w:rsid w:val="000318FF"/>
    <w:rsid w:val="00031F62"/>
    <w:rsid w:val="000322DF"/>
    <w:rsid w:val="000327A4"/>
    <w:rsid w:val="00033071"/>
    <w:rsid w:val="00033480"/>
    <w:rsid w:val="000335E2"/>
    <w:rsid w:val="00033D1B"/>
    <w:rsid w:val="00034ACA"/>
    <w:rsid w:val="0003617A"/>
    <w:rsid w:val="00037335"/>
    <w:rsid w:val="00037923"/>
    <w:rsid w:val="000405F7"/>
    <w:rsid w:val="00040A47"/>
    <w:rsid w:val="00041C79"/>
    <w:rsid w:val="00041FE1"/>
    <w:rsid w:val="00042205"/>
    <w:rsid w:val="000428C9"/>
    <w:rsid w:val="000437CF"/>
    <w:rsid w:val="000442DE"/>
    <w:rsid w:val="00044DDC"/>
    <w:rsid w:val="00045B8C"/>
    <w:rsid w:val="00045FD8"/>
    <w:rsid w:val="000460E5"/>
    <w:rsid w:val="000462DF"/>
    <w:rsid w:val="00046A0D"/>
    <w:rsid w:val="00047542"/>
    <w:rsid w:val="00047940"/>
    <w:rsid w:val="00047E20"/>
    <w:rsid w:val="00047F7B"/>
    <w:rsid w:val="00050032"/>
    <w:rsid w:val="000500F3"/>
    <w:rsid w:val="00050FFE"/>
    <w:rsid w:val="00051CEB"/>
    <w:rsid w:val="00052F24"/>
    <w:rsid w:val="0005328A"/>
    <w:rsid w:val="00053D74"/>
    <w:rsid w:val="000543FF"/>
    <w:rsid w:val="000549DB"/>
    <w:rsid w:val="00055679"/>
    <w:rsid w:val="000564EC"/>
    <w:rsid w:val="00056CA3"/>
    <w:rsid w:val="00056F2D"/>
    <w:rsid w:val="0005752E"/>
    <w:rsid w:val="0006002F"/>
    <w:rsid w:val="00060DB5"/>
    <w:rsid w:val="00061148"/>
    <w:rsid w:val="00062078"/>
    <w:rsid w:val="000624EF"/>
    <w:rsid w:val="00062882"/>
    <w:rsid w:val="00062E6A"/>
    <w:rsid w:val="00062E6B"/>
    <w:rsid w:val="00063026"/>
    <w:rsid w:val="000630D5"/>
    <w:rsid w:val="0006413B"/>
    <w:rsid w:val="0006439B"/>
    <w:rsid w:val="000648B2"/>
    <w:rsid w:val="000666CE"/>
    <w:rsid w:val="00066C4B"/>
    <w:rsid w:val="0006727C"/>
    <w:rsid w:val="000674C2"/>
    <w:rsid w:val="00067D0B"/>
    <w:rsid w:val="00067ED0"/>
    <w:rsid w:val="00070243"/>
    <w:rsid w:val="0007089B"/>
    <w:rsid w:val="00070B93"/>
    <w:rsid w:val="00071014"/>
    <w:rsid w:val="00071612"/>
    <w:rsid w:val="00071C73"/>
    <w:rsid w:val="000731DB"/>
    <w:rsid w:val="00073676"/>
    <w:rsid w:val="000748DE"/>
    <w:rsid w:val="0007556A"/>
    <w:rsid w:val="00075707"/>
    <w:rsid w:val="00075793"/>
    <w:rsid w:val="000758CE"/>
    <w:rsid w:val="000758E4"/>
    <w:rsid w:val="00075AA5"/>
    <w:rsid w:val="00075B59"/>
    <w:rsid w:val="00075C40"/>
    <w:rsid w:val="00075EEB"/>
    <w:rsid w:val="0007615E"/>
    <w:rsid w:val="00076D25"/>
    <w:rsid w:val="000777AC"/>
    <w:rsid w:val="000803B0"/>
    <w:rsid w:val="00080BB0"/>
    <w:rsid w:val="00080FBE"/>
    <w:rsid w:val="000821C9"/>
    <w:rsid w:val="00083202"/>
    <w:rsid w:val="00083BAD"/>
    <w:rsid w:val="000841B7"/>
    <w:rsid w:val="000857B4"/>
    <w:rsid w:val="00085B3F"/>
    <w:rsid w:val="00086335"/>
    <w:rsid w:val="000865B6"/>
    <w:rsid w:val="00087B8E"/>
    <w:rsid w:val="00087CF8"/>
    <w:rsid w:val="00090328"/>
    <w:rsid w:val="00090526"/>
    <w:rsid w:val="0009154F"/>
    <w:rsid w:val="000924F4"/>
    <w:rsid w:val="00092D3F"/>
    <w:rsid w:val="0009327A"/>
    <w:rsid w:val="00093A6E"/>
    <w:rsid w:val="00094419"/>
    <w:rsid w:val="000960FD"/>
    <w:rsid w:val="00096414"/>
    <w:rsid w:val="00096AED"/>
    <w:rsid w:val="00096EC8"/>
    <w:rsid w:val="00096F05"/>
    <w:rsid w:val="00097341"/>
    <w:rsid w:val="000977FF"/>
    <w:rsid w:val="000A03BF"/>
    <w:rsid w:val="000A07CB"/>
    <w:rsid w:val="000A08B8"/>
    <w:rsid w:val="000A170A"/>
    <w:rsid w:val="000A1D60"/>
    <w:rsid w:val="000A2382"/>
    <w:rsid w:val="000A280C"/>
    <w:rsid w:val="000A28E3"/>
    <w:rsid w:val="000A2F01"/>
    <w:rsid w:val="000A3252"/>
    <w:rsid w:val="000A3919"/>
    <w:rsid w:val="000A3EC1"/>
    <w:rsid w:val="000A4FF7"/>
    <w:rsid w:val="000A56EF"/>
    <w:rsid w:val="000A5F11"/>
    <w:rsid w:val="000A6493"/>
    <w:rsid w:val="000A666E"/>
    <w:rsid w:val="000A680B"/>
    <w:rsid w:val="000A6DBC"/>
    <w:rsid w:val="000A6E91"/>
    <w:rsid w:val="000A6FA8"/>
    <w:rsid w:val="000A7AA4"/>
    <w:rsid w:val="000A7E2E"/>
    <w:rsid w:val="000B027C"/>
    <w:rsid w:val="000B0D08"/>
    <w:rsid w:val="000B0E1D"/>
    <w:rsid w:val="000B1BF7"/>
    <w:rsid w:val="000B200D"/>
    <w:rsid w:val="000B33E9"/>
    <w:rsid w:val="000B3942"/>
    <w:rsid w:val="000B4105"/>
    <w:rsid w:val="000B4337"/>
    <w:rsid w:val="000B4550"/>
    <w:rsid w:val="000B4788"/>
    <w:rsid w:val="000B478B"/>
    <w:rsid w:val="000B485B"/>
    <w:rsid w:val="000B5CEE"/>
    <w:rsid w:val="000B641F"/>
    <w:rsid w:val="000B64AC"/>
    <w:rsid w:val="000B6CB2"/>
    <w:rsid w:val="000B6F10"/>
    <w:rsid w:val="000B7758"/>
    <w:rsid w:val="000B7EF0"/>
    <w:rsid w:val="000C03ED"/>
    <w:rsid w:val="000C076E"/>
    <w:rsid w:val="000C10D7"/>
    <w:rsid w:val="000C11D8"/>
    <w:rsid w:val="000C1CA0"/>
    <w:rsid w:val="000C1DBA"/>
    <w:rsid w:val="000C202D"/>
    <w:rsid w:val="000C30B1"/>
    <w:rsid w:val="000C3D7E"/>
    <w:rsid w:val="000C676D"/>
    <w:rsid w:val="000C7CF0"/>
    <w:rsid w:val="000C7DC6"/>
    <w:rsid w:val="000D07F3"/>
    <w:rsid w:val="000D0CDD"/>
    <w:rsid w:val="000D1E25"/>
    <w:rsid w:val="000D1E90"/>
    <w:rsid w:val="000D2BD3"/>
    <w:rsid w:val="000D3F50"/>
    <w:rsid w:val="000D7A1B"/>
    <w:rsid w:val="000E0093"/>
    <w:rsid w:val="000E0EB1"/>
    <w:rsid w:val="000E1E3F"/>
    <w:rsid w:val="000E1F7A"/>
    <w:rsid w:val="000E20F6"/>
    <w:rsid w:val="000E2832"/>
    <w:rsid w:val="000E2B1F"/>
    <w:rsid w:val="000E2B4D"/>
    <w:rsid w:val="000E3846"/>
    <w:rsid w:val="000E413F"/>
    <w:rsid w:val="000E45C3"/>
    <w:rsid w:val="000E5204"/>
    <w:rsid w:val="000E5428"/>
    <w:rsid w:val="000E5518"/>
    <w:rsid w:val="000E5AD7"/>
    <w:rsid w:val="000E5AFD"/>
    <w:rsid w:val="000E5D21"/>
    <w:rsid w:val="000E5F71"/>
    <w:rsid w:val="000E7852"/>
    <w:rsid w:val="000E7973"/>
    <w:rsid w:val="000F016A"/>
    <w:rsid w:val="000F05FE"/>
    <w:rsid w:val="000F0B14"/>
    <w:rsid w:val="000F22C4"/>
    <w:rsid w:val="000F2AA0"/>
    <w:rsid w:val="000F2F18"/>
    <w:rsid w:val="000F598C"/>
    <w:rsid w:val="000F5EEF"/>
    <w:rsid w:val="000F67DB"/>
    <w:rsid w:val="000F690D"/>
    <w:rsid w:val="000F69EA"/>
    <w:rsid w:val="000F7675"/>
    <w:rsid w:val="00100494"/>
    <w:rsid w:val="001009EA"/>
    <w:rsid w:val="00101296"/>
    <w:rsid w:val="001022AA"/>
    <w:rsid w:val="001034C7"/>
    <w:rsid w:val="00105493"/>
    <w:rsid w:val="0010643E"/>
    <w:rsid w:val="00106A56"/>
    <w:rsid w:val="00107694"/>
    <w:rsid w:val="00107F1E"/>
    <w:rsid w:val="0011026D"/>
    <w:rsid w:val="00110A9E"/>
    <w:rsid w:val="00110DDB"/>
    <w:rsid w:val="00111547"/>
    <w:rsid w:val="00112891"/>
    <w:rsid w:val="0011359A"/>
    <w:rsid w:val="00114440"/>
    <w:rsid w:val="00114BC7"/>
    <w:rsid w:val="0011572B"/>
    <w:rsid w:val="0011598E"/>
    <w:rsid w:val="00115FA4"/>
    <w:rsid w:val="00116A8F"/>
    <w:rsid w:val="0011746A"/>
    <w:rsid w:val="00117B6B"/>
    <w:rsid w:val="001217F7"/>
    <w:rsid w:val="00122722"/>
    <w:rsid w:val="00124628"/>
    <w:rsid w:val="00125187"/>
    <w:rsid w:val="001254DF"/>
    <w:rsid w:val="0012587D"/>
    <w:rsid w:val="00127136"/>
    <w:rsid w:val="0012773E"/>
    <w:rsid w:val="001278C3"/>
    <w:rsid w:val="00127A6B"/>
    <w:rsid w:val="00127BB3"/>
    <w:rsid w:val="00131BF7"/>
    <w:rsid w:val="00132182"/>
    <w:rsid w:val="00133AE1"/>
    <w:rsid w:val="00133F31"/>
    <w:rsid w:val="00135AF6"/>
    <w:rsid w:val="00136027"/>
    <w:rsid w:val="00136899"/>
    <w:rsid w:val="001368B5"/>
    <w:rsid w:val="00140291"/>
    <w:rsid w:val="0014098F"/>
    <w:rsid w:val="00141719"/>
    <w:rsid w:val="00142177"/>
    <w:rsid w:val="001421EA"/>
    <w:rsid w:val="0014303D"/>
    <w:rsid w:val="0014325E"/>
    <w:rsid w:val="0014351B"/>
    <w:rsid w:val="00144EC6"/>
    <w:rsid w:val="00145458"/>
    <w:rsid w:val="0014723F"/>
    <w:rsid w:val="00147AD5"/>
    <w:rsid w:val="0015047D"/>
    <w:rsid w:val="00150B9E"/>
    <w:rsid w:val="00150BA2"/>
    <w:rsid w:val="0015105E"/>
    <w:rsid w:val="00151878"/>
    <w:rsid w:val="00151CD5"/>
    <w:rsid w:val="001521B0"/>
    <w:rsid w:val="00152C8D"/>
    <w:rsid w:val="001535B3"/>
    <w:rsid w:val="00153CA5"/>
    <w:rsid w:val="0015495B"/>
    <w:rsid w:val="00154974"/>
    <w:rsid w:val="00154E3D"/>
    <w:rsid w:val="00155602"/>
    <w:rsid w:val="0015596E"/>
    <w:rsid w:val="00155D3A"/>
    <w:rsid w:val="00156154"/>
    <w:rsid w:val="00156C7D"/>
    <w:rsid w:val="0015712A"/>
    <w:rsid w:val="00157EB1"/>
    <w:rsid w:val="00160041"/>
    <w:rsid w:val="00160D10"/>
    <w:rsid w:val="00161B5A"/>
    <w:rsid w:val="00161D81"/>
    <w:rsid w:val="00161EAF"/>
    <w:rsid w:val="0016357B"/>
    <w:rsid w:val="00163646"/>
    <w:rsid w:val="00163A50"/>
    <w:rsid w:val="00164E55"/>
    <w:rsid w:val="001650E9"/>
    <w:rsid w:val="00165593"/>
    <w:rsid w:val="0016678F"/>
    <w:rsid w:val="0016708C"/>
    <w:rsid w:val="0016723A"/>
    <w:rsid w:val="0016760D"/>
    <w:rsid w:val="00167642"/>
    <w:rsid w:val="00167CB2"/>
    <w:rsid w:val="00170926"/>
    <w:rsid w:val="00171D5F"/>
    <w:rsid w:val="00171F4C"/>
    <w:rsid w:val="00172808"/>
    <w:rsid w:val="00172ACE"/>
    <w:rsid w:val="00173977"/>
    <w:rsid w:val="00173C9C"/>
    <w:rsid w:val="00173F05"/>
    <w:rsid w:val="001748D0"/>
    <w:rsid w:val="001752AA"/>
    <w:rsid w:val="00175E25"/>
    <w:rsid w:val="0017669C"/>
    <w:rsid w:val="00177176"/>
    <w:rsid w:val="00177303"/>
    <w:rsid w:val="0017746C"/>
    <w:rsid w:val="001778CF"/>
    <w:rsid w:val="00177DB6"/>
    <w:rsid w:val="0018065C"/>
    <w:rsid w:val="001806E7"/>
    <w:rsid w:val="0018075A"/>
    <w:rsid w:val="00181193"/>
    <w:rsid w:val="00181261"/>
    <w:rsid w:val="00182A7D"/>
    <w:rsid w:val="00182D0B"/>
    <w:rsid w:val="0018332F"/>
    <w:rsid w:val="001835BA"/>
    <w:rsid w:val="00183875"/>
    <w:rsid w:val="00183F45"/>
    <w:rsid w:val="001844F7"/>
    <w:rsid w:val="00184E51"/>
    <w:rsid w:val="00190AEA"/>
    <w:rsid w:val="00190C71"/>
    <w:rsid w:val="00190D1D"/>
    <w:rsid w:val="00191130"/>
    <w:rsid w:val="00191C74"/>
    <w:rsid w:val="00192000"/>
    <w:rsid w:val="0019231A"/>
    <w:rsid w:val="00192411"/>
    <w:rsid w:val="001930AA"/>
    <w:rsid w:val="0019434F"/>
    <w:rsid w:val="001954E9"/>
    <w:rsid w:val="00195F58"/>
    <w:rsid w:val="001A0144"/>
    <w:rsid w:val="001A0D0E"/>
    <w:rsid w:val="001A0FE9"/>
    <w:rsid w:val="001A11FD"/>
    <w:rsid w:val="001A1363"/>
    <w:rsid w:val="001A1B05"/>
    <w:rsid w:val="001A27B9"/>
    <w:rsid w:val="001A2ADB"/>
    <w:rsid w:val="001A3A36"/>
    <w:rsid w:val="001A4E3B"/>
    <w:rsid w:val="001A5373"/>
    <w:rsid w:val="001A65CF"/>
    <w:rsid w:val="001A676E"/>
    <w:rsid w:val="001A6B2D"/>
    <w:rsid w:val="001A6DE1"/>
    <w:rsid w:val="001A6E7C"/>
    <w:rsid w:val="001A72FF"/>
    <w:rsid w:val="001B02AD"/>
    <w:rsid w:val="001B0E9F"/>
    <w:rsid w:val="001B1331"/>
    <w:rsid w:val="001B134D"/>
    <w:rsid w:val="001B198C"/>
    <w:rsid w:val="001B1D14"/>
    <w:rsid w:val="001B293E"/>
    <w:rsid w:val="001B2FFE"/>
    <w:rsid w:val="001B30C0"/>
    <w:rsid w:val="001B3166"/>
    <w:rsid w:val="001B3193"/>
    <w:rsid w:val="001B396D"/>
    <w:rsid w:val="001B424C"/>
    <w:rsid w:val="001B4499"/>
    <w:rsid w:val="001B5767"/>
    <w:rsid w:val="001B5EDF"/>
    <w:rsid w:val="001B628C"/>
    <w:rsid w:val="001B64F5"/>
    <w:rsid w:val="001B691E"/>
    <w:rsid w:val="001B745E"/>
    <w:rsid w:val="001B7E2A"/>
    <w:rsid w:val="001C023A"/>
    <w:rsid w:val="001C0B34"/>
    <w:rsid w:val="001C2426"/>
    <w:rsid w:val="001C2BAE"/>
    <w:rsid w:val="001C2DEE"/>
    <w:rsid w:val="001C3469"/>
    <w:rsid w:val="001C37A8"/>
    <w:rsid w:val="001C3CEB"/>
    <w:rsid w:val="001C5434"/>
    <w:rsid w:val="001C6F1E"/>
    <w:rsid w:val="001C71D8"/>
    <w:rsid w:val="001C731C"/>
    <w:rsid w:val="001C7372"/>
    <w:rsid w:val="001C7C9C"/>
    <w:rsid w:val="001D0BCF"/>
    <w:rsid w:val="001D152E"/>
    <w:rsid w:val="001D2002"/>
    <w:rsid w:val="001D2537"/>
    <w:rsid w:val="001D26DC"/>
    <w:rsid w:val="001D2E7F"/>
    <w:rsid w:val="001D35F5"/>
    <w:rsid w:val="001D3DAE"/>
    <w:rsid w:val="001D5DC7"/>
    <w:rsid w:val="001D6760"/>
    <w:rsid w:val="001D6C26"/>
    <w:rsid w:val="001D741A"/>
    <w:rsid w:val="001D7663"/>
    <w:rsid w:val="001D7AA9"/>
    <w:rsid w:val="001D7D81"/>
    <w:rsid w:val="001E0A1C"/>
    <w:rsid w:val="001E0E0A"/>
    <w:rsid w:val="001E159D"/>
    <w:rsid w:val="001E1677"/>
    <w:rsid w:val="001E1A6A"/>
    <w:rsid w:val="001E2736"/>
    <w:rsid w:val="001E2BF6"/>
    <w:rsid w:val="001E356D"/>
    <w:rsid w:val="001E6E9A"/>
    <w:rsid w:val="001E74E6"/>
    <w:rsid w:val="001F14DC"/>
    <w:rsid w:val="001F1B31"/>
    <w:rsid w:val="001F205D"/>
    <w:rsid w:val="001F2432"/>
    <w:rsid w:val="001F25A9"/>
    <w:rsid w:val="001F3424"/>
    <w:rsid w:val="001F3945"/>
    <w:rsid w:val="001F4CF2"/>
    <w:rsid w:val="001F503D"/>
    <w:rsid w:val="001F5049"/>
    <w:rsid w:val="001F51E8"/>
    <w:rsid w:val="001F5812"/>
    <w:rsid w:val="001F5A41"/>
    <w:rsid w:val="001F6186"/>
    <w:rsid w:val="001F624B"/>
    <w:rsid w:val="001F646E"/>
    <w:rsid w:val="001F664A"/>
    <w:rsid w:val="001F6965"/>
    <w:rsid w:val="001F6CE1"/>
    <w:rsid w:val="001F7D76"/>
    <w:rsid w:val="00200002"/>
    <w:rsid w:val="0020033A"/>
    <w:rsid w:val="00202C4D"/>
    <w:rsid w:val="00202CF2"/>
    <w:rsid w:val="00202E36"/>
    <w:rsid w:val="0020594D"/>
    <w:rsid w:val="00205A0B"/>
    <w:rsid w:val="00206236"/>
    <w:rsid w:val="002068F3"/>
    <w:rsid w:val="00207131"/>
    <w:rsid w:val="00210382"/>
    <w:rsid w:val="00210CBA"/>
    <w:rsid w:val="00212CF5"/>
    <w:rsid w:val="002134FA"/>
    <w:rsid w:val="0021370F"/>
    <w:rsid w:val="002137AF"/>
    <w:rsid w:val="00214050"/>
    <w:rsid w:val="0021434F"/>
    <w:rsid w:val="0021513C"/>
    <w:rsid w:val="0021527D"/>
    <w:rsid w:val="00215BCF"/>
    <w:rsid w:val="00216A5C"/>
    <w:rsid w:val="00217303"/>
    <w:rsid w:val="002175E6"/>
    <w:rsid w:val="00220588"/>
    <w:rsid w:val="002206AA"/>
    <w:rsid w:val="00220907"/>
    <w:rsid w:val="0022139A"/>
    <w:rsid w:val="002217AA"/>
    <w:rsid w:val="00222020"/>
    <w:rsid w:val="00222114"/>
    <w:rsid w:val="00222387"/>
    <w:rsid w:val="0022256E"/>
    <w:rsid w:val="00223C18"/>
    <w:rsid w:val="00223DE0"/>
    <w:rsid w:val="00225E0F"/>
    <w:rsid w:val="00225FED"/>
    <w:rsid w:val="00226B59"/>
    <w:rsid w:val="00227298"/>
    <w:rsid w:val="002276F5"/>
    <w:rsid w:val="00227A80"/>
    <w:rsid w:val="002300BD"/>
    <w:rsid w:val="00230D2B"/>
    <w:rsid w:val="002312CD"/>
    <w:rsid w:val="002320A3"/>
    <w:rsid w:val="00232285"/>
    <w:rsid w:val="00232528"/>
    <w:rsid w:val="00232B26"/>
    <w:rsid w:val="00234A8A"/>
    <w:rsid w:val="00234F72"/>
    <w:rsid w:val="002363CE"/>
    <w:rsid w:val="00237F98"/>
    <w:rsid w:val="002402D5"/>
    <w:rsid w:val="0024088F"/>
    <w:rsid w:val="00240EB1"/>
    <w:rsid w:val="00241914"/>
    <w:rsid w:val="00242298"/>
    <w:rsid w:val="0024265B"/>
    <w:rsid w:val="00242CB9"/>
    <w:rsid w:val="002444F4"/>
    <w:rsid w:val="002447C0"/>
    <w:rsid w:val="002449D5"/>
    <w:rsid w:val="00244BA7"/>
    <w:rsid w:val="002457DA"/>
    <w:rsid w:val="00245F3F"/>
    <w:rsid w:val="00246718"/>
    <w:rsid w:val="002469E3"/>
    <w:rsid w:val="0024771B"/>
    <w:rsid w:val="00250169"/>
    <w:rsid w:val="00250808"/>
    <w:rsid w:val="00250AFB"/>
    <w:rsid w:val="00251600"/>
    <w:rsid w:val="00251F0B"/>
    <w:rsid w:val="00252D96"/>
    <w:rsid w:val="0025333E"/>
    <w:rsid w:val="0025381C"/>
    <w:rsid w:val="00253841"/>
    <w:rsid w:val="00253AF5"/>
    <w:rsid w:val="00253C39"/>
    <w:rsid w:val="00253C69"/>
    <w:rsid w:val="0025407F"/>
    <w:rsid w:val="00254626"/>
    <w:rsid w:val="00254905"/>
    <w:rsid w:val="0025512E"/>
    <w:rsid w:val="00256086"/>
    <w:rsid w:val="0025663E"/>
    <w:rsid w:val="00256950"/>
    <w:rsid w:val="002571D1"/>
    <w:rsid w:val="00257CFD"/>
    <w:rsid w:val="00257FA3"/>
    <w:rsid w:val="00260925"/>
    <w:rsid w:val="00260B16"/>
    <w:rsid w:val="00260B67"/>
    <w:rsid w:val="00260F32"/>
    <w:rsid w:val="002618EE"/>
    <w:rsid w:val="00261BFE"/>
    <w:rsid w:val="00261D68"/>
    <w:rsid w:val="002634AB"/>
    <w:rsid w:val="00263650"/>
    <w:rsid w:val="00263875"/>
    <w:rsid w:val="0026424A"/>
    <w:rsid w:val="002642E5"/>
    <w:rsid w:val="00264C79"/>
    <w:rsid w:val="00264E45"/>
    <w:rsid w:val="00264FD1"/>
    <w:rsid w:val="00265228"/>
    <w:rsid w:val="00266AAC"/>
    <w:rsid w:val="00270284"/>
    <w:rsid w:val="002706A6"/>
    <w:rsid w:val="002709F8"/>
    <w:rsid w:val="00270A68"/>
    <w:rsid w:val="002710F9"/>
    <w:rsid w:val="00271DEE"/>
    <w:rsid w:val="00271F40"/>
    <w:rsid w:val="0027260C"/>
    <w:rsid w:val="002741CB"/>
    <w:rsid w:val="0027493B"/>
    <w:rsid w:val="002750F3"/>
    <w:rsid w:val="002759F9"/>
    <w:rsid w:val="00276E79"/>
    <w:rsid w:val="0027761A"/>
    <w:rsid w:val="00277DBF"/>
    <w:rsid w:val="002804FF"/>
    <w:rsid w:val="00280597"/>
    <w:rsid w:val="00280753"/>
    <w:rsid w:val="002809BF"/>
    <w:rsid w:val="00280F7B"/>
    <w:rsid w:val="00281E29"/>
    <w:rsid w:val="00281E5A"/>
    <w:rsid w:val="00282B21"/>
    <w:rsid w:val="00283FA4"/>
    <w:rsid w:val="00284003"/>
    <w:rsid w:val="002844EA"/>
    <w:rsid w:val="0028564B"/>
    <w:rsid w:val="00285658"/>
    <w:rsid w:val="00285A72"/>
    <w:rsid w:val="0028626A"/>
    <w:rsid w:val="00287C26"/>
    <w:rsid w:val="00287F78"/>
    <w:rsid w:val="002919F9"/>
    <w:rsid w:val="00291B53"/>
    <w:rsid w:val="00291E89"/>
    <w:rsid w:val="00292913"/>
    <w:rsid w:val="00292B59"/>
    <w:rsid w:val="0029361C"/>
    <w:rsid w:val="002952D2"/>
    <w:rsid w:val="00295851"/>
    <w:rsid w:val="00295C3F"/>
    <w:rsid w:val="00296871"/>
    <w:rsid w:val="002A0BD7"/>
    <w:rsid w:val="002A1A79"/>
    <w:rsid w:val="002A1E70"/>
    <w:rsid w:val="002A24AD"/>
    <w:rsid w:val="002A2612"/>
    <w:rsid w:val="002A3983"/>
    <w:rsid w:val="002A4EE8"/>
    <w:rsid w:val="002A508F"/>
    <w:rsid w:val="002A5D89"/>
    <w:rsid w:val="002A713A"/>
    <w:rsid w:val="002B10BA"/>
    <w:rsid w:val="002B12A5"/>
    <w:rsid w:val="002B33B4"/>
    <w:rsid w:val="002B3401"/>
    <w:rsid w:val="002B41C5"/>
    <w:rsid w:val="002B4ABD"/>
    <w:rsid w:val="002B5997"/>
    <w:rsid w:val="002B5BA2"/>
    <w:rsid w:val="002B5F0B"/>
    <w:rsid w:val="002B634A"/>
    <w:rsid w:val="002B6E23"/>
    <w:rsid w:val="002B7B47"/>
    <w:rsid w:val="002C0312"/>
    <w:rsid w:val="002C08A8"/>
    <w:rsid w:val="002C09E6"/>
    <w:rsid w:val="002C0A7D"/>
    <w:rsid w:val="002C15F0"/>
    <w:rsid w:val="002C18F3"/>
    <w:rsid w:val="002C2624"/>
    <w:rsid w:val="002C2D0F"/>
    <w:rsid w:val="002C349C"/>
    <w:rsid w:val="002C4009"/>
    <w:rsid w:val="002C4399"/>
    <w:rsid w:val="002C44B2"/>
    <w:rsid w:val="002C63A7"/>
    <w:rsid w:val="002C64F4"/>
    <w:rsid w:val="002C6CD4"/>
    <w:rsid w:val="002C7946"/>
    <w:rsid w:val="002C7CD6"/>
    <w:rsid w:val="002D013E"/>
    <w:rsid w:val="002D01B0"/>
    <w:rsid w:val="002D0263"/>
    <w:rsid w:val="002D06A2"/>
    <w:rsid w:val="002D08D8"/>
    <w:rsid w:val="002D0AF7"/>
    <w:rsid w:val="002D102D"/>
    <w:rsid w:val="002D12CE"/>
    <w:rsid w:val="002D20FE"/>
    <w:rsid w:val="002D2455"/>
    <w:rsid w:val="002D3553"/>
    <w:rsid w:val="002D421D"/>
    <w:rsid w:val="002D439B"/>
    <w:rsid w:val="002D4E71"/>
    <w:rsid w:val="002D52F2"/>
    <w:rsid w:val="002D56BC"/>
    <w:rsid w:val="002D570D"/>
    <w:rsid w:val="002D5D96"/>
    <w:rsid w:val="002D623E"/>
    <w:rsid w:val="002D71E0"/>
    <w:rsid w:val="002D77CC"/>
    <w:rsid w:val="002D7B1D"/>
    <w:rsid w:val="002E01C1"/>
    <w:rsid w:val="002E0527"/>
    <w:rsid w:val="002E07A1"/>
    <w:rsid w:val="002E0943"/>
    <w:rsid w:val="002E0CC8"/>
    <w:rsid w:val="002E16A0"/>
    <w:rsid w:val="002E1C5B"/>
    <w:rsid w:val="002E1D54"/>
    <w:rsid w:val="002E34BC"/>
    <w:rsid w:val="002E35F6"/>
    <w:rsid w:val="002E3939"/>
    <w:rsid w:val="002E3A55"/>
    <w:rsid w:val="002E477D"/>
    <w:rsid w:val="002E49F1"/>
    <w:rsid w:val="002E58EB"/>
    <w:rsid w:val="002E78AD"/>
    <w:rsid w:val="002E7FFE"/>
    <w:rsid w:val="002F0499"/>
    <w:rsid w:val="002F08B0"/>
    <w:rsid w:val="002F0C4E"/>
    <w:rsid w:val="002F0F01"/>
    <w:rsid w:val="002F10D8"/>
    <w:rsid w:val="002F1239"/>
    <w:rsid w:val="002F137C"/>
    <w:rsid w:val="002F145B"/>
    <w:rsid w:val="002F17E3"/>
    <w:rsid w:val="002F18D3"/>
    <w:rsid w:val="002F1EF1"/>
    <w:rsid w:val="002F2A01"/>
    <w:rsid w:val="002F3301"/>
    <w:rsid w:val="002F3F02"/>
    <w:rsid w:val="002F469F"/>
    <w:rsid w:val="002F5024"/>
    <w:rsid w:val="002F5A8F"/>
    <w:rsid w:val="002F6245"/>
    <w:rsid w:val="002F68EA"/>
    <w:rsid w:val="002F77AA"/>
    <w:rsid w:val="003006CE"/>
    <w:rsid w:val="00300A91"/>
    <w:rsid w:val="00300F00"/>
    <w:rsid w:val="00301109"/>
    <w:rsid w:val="003013B5"/>
    <w:rsid w:val="00301772"/>
    <w:rsid w:val="00301912"/>
    <w:rsid w:val="00301CA6"/>
    <w:rsid w:val="00301D4D"/>
    <w:rsid w:val="00301E5C"/>
    <w:rsid w:val="00303857"/>
    <w:rsid w:val="00303E8B"/>
    <w:rsid w:val="00306C38"/>
    <w:rsid w:val="00307EBE"/>
    <w:rsid w:val="003103B6"/>
    <w:rsid w:val="00310ECC"/>
    <w:rsid w:val="00310ED9"/>
    <w:rsid w:val="00311CA6"/>
    <w:rsid w:val="00312319"/>
    <w:rsid w:val="00312571"/>
    <w:rsid w:val="0031262B"/>
    <w:rsid w:val="00312903"/>
    <w:rsid w:val="00313784"/>
    <w:rsid w:val="003138D0"/>
    <w:rsid w:val="00314F78"/>
    <w:rsid w:val="00315425"/>
    <w:rsid w:val="0031545D"/>
    <w:rsid w:val="00315680"/>
    <w:rsid w:val="0031596D"/>
    <w:rsid w:val="00315C8B"/>
    <w:rsid w:val="003161B3"/>
    <w:rsid w:val="00316228"/>
    <w:rsid w:val="003168C3"/>
    <w:rsid w:val="00316B8C"/>
    <w:rsid w:val="00317345"/>
    <w:rsid w:val="00317424"/>
    <w:rsid w:val="00317BBA"/>
    <w:rsid w:val="003201A4"/>
    <w:rsid w:val="00320602"/>
    <w:rsid w:val="00320E18"/>
    <w:rsid w:val="00320FA2"/>
    <w:rsid w:val="00321285"/>
    <w:rsid w:val="00321570"/>
    <w:rsid w:val="00321D52"/>
    <w:rsid w:val="00321D7B"/>
    <w:rsid w:val="003220DB"/>
    <w:rsid w:val="00322145"/>
    <w:rsid w:val="00322810"/>
    <w:rsid w:val="00323753"/>
    <w:rsid w:val="003242C4"/>
    <w:rsid w:val="00324769"/>
    <w:rsid w:val="00324F2F"/>
    <w:rsid w:val="0032556E"/>
    <w:rsid w:val="003255FF"/>
    <w:rsid w:val="003263E6"/>
    <w:rsid w:val="0032656E"/>
    <w:rsid w:val="00327014"/>
    <w:rsid w:val="00327114"/>
    <w:rsid w:val="00327564"/>
    <w:rsid w:val="003316BA"/>
    <w:rsid w:val="0033251D"/>
    <w:rsid w:val="00332C9D"/>
    <w:rsid w:val="00333159"/>
    <w:rsid w:val="00334862"/>
    <w:rsid w:val="00334B25"/>
    <w:rsid w:val="00335B52"/>
    <w:rsid w:val="00336688"/>
    <w:rsid w:val="00336B69"/>
    <w:rsid w:val="00336C4E"/>
    <w:rsid w:val="003403D6"/>
    <w:rsid w:val="003416C1"/>
    <w:rsid w:val="00342964"/>
    <w:rsid w:val="003430C0"/>
    <w:rsid w:val="003431CF"/>
    <w:rsid w:val="00343F74"/>
    <w:rsid w:val="00344AE0"/>
    <w:rsid w:val="003459BA"/>
    <w:rsid w:val="00345AE1"/>
    <w:rsid w:val="00346912"/>
    <w:rsid w:val="00347592"/>
    <w:rsid w:val="003508AB"/>
    <w:rsid w:val="00352828"/>
    <w:rsid w:val="00353109"/>
    <w:rsid w:val="00353242"/>
    <w:rsid w:val="00353463"/>
    <w:rsid w:val="00353795"/>
    <w:rsid w:val="003543E0"/>
    <w:rsid w:val="00354CB6"/>
    <w:rsid w:val="00354DC8"/>
    <w:rsid w:val="00354E70"/>
    <w:rsid w:val="00355AD8"/>
    <w:rsid w:val="00355BD5"/>
    <w:rsid w:val="00355C82"/>
    <w:rsid w:val="003562B9"/>
    <w:rsid w:val="00356E18"/>
    <w:rsid w:val="0035784B"/>
    <w:rsid w:val="00360176"/>
    <w:rsid w:val="003604B8"/>
    <w:rsid w:val="00362751"/>
    <w:rsid w:val="00362D10"/>
    <w:rsid w:val="003630C0"/>
    <w:rsid w:val="00363B86"/>
    <w:rsid w:val="003644BA"/>
    <w:rsid w:val="00364A97"/>
    <w:rsid w:val="00366181"/>
    <w:rsid w:val="003670C1"/>
    <w:rsid w:val="0036787A"/>
    <w:rsid w:val="00370881"/>
    <w:rsid w:val="00371065"/>
    <w:rsid w:val="00372232"/>
    <w:rsid w:val="00372671"/>
    <w:rsid w:val="00372A51"/>
    <w:rsid w:val="00372C4B"/>
    <w:rsid w:val="00372C8F"/>
    <w:rsid w:val="00372E52"/>
    <w:rsid w:val="00373965"/>
    <w:rsid w:val="00373E89"/>
    <w:rsid w:val="0037410F"/>
    <w:rsid w:val="003742BD"/>
    <w:rsid w:val="0037543E"/>
    <w:rsid w:val="00375ADF"/>
    <w:rsid w:val="00375BA8"/>
    <w:rsid w:val="0037658E"/>
    <w:rsid w:val="00377056"/>
    <w:rsid w:val="003779C7"/>
    <w:rsid w:val="00377A40"/>
    <w:rsid w:val="0038152A"/>
    <w:rsid w:val="00381A16"/>
    <w:rsid w:val="00381D80"/>
    <w:rsid w:val="0038229D"/>
    <w:rsid w:val="003828E9"/>
    <w:rsid w:val="00382FC8"/>
    <w:rsid w:val="00383387"/>
    <w:rsid w:val="00383505"/>
    <w:rsid w:val="00383A79"/>
    <w:rsid w:val="00383B81"/>
    <w:rsid w:val="00387350"/>
    <w:rsid w:val="00387766"/>
    <w:rsid w:val="00387C1B"/>
    <w:rsid w:val="00390640"/>
    <w:rsid w:val="003908EB"/>
    <w:rsid w:val="003910D7"/>
    <w:rsid w:val="00391929"/>
    <w:rsid w:val="003919F3"/>
    <w:rsid w:val="00391C41"/>
    <w:rsid w:val="00391E3A"/>
    <w:rsid w:val="003922A5"/>
    <w:rsid w:val="00392600"/>
    <w:rsid w:val="00394894"/>
    <w:rsid w:val="00394F2F"/>
    <w:rsid w:val="0039537A"/>
    <w:rsid w:val="00395659"/>
    <w:rsid w:val="0039651A"/>
    <w:rsid w:val="00396FC1"/>
    <w:rsid w:val="00397223"/>
    <w:rsid w:val="003972FF"/>
    <w:rsid w:val="003A0D73"/>
    <w:rsid w:val="003A0F6B"/>
    <w:rsid w:val="003A1361"/>
    <w:rsid w:val="003A1EB6"/>
    <w:rsid w:val="003A2D05"/>
    <w:rsid w:val="003A49C4"/>
    <w:rsid w:val="003A50B6"/>
    <w:rsid w:val="003A56F2"/>
    <w:rsid w:val="003A5A48"/>
    <w:rsid w:val="003A6DAC"/>
    <w:rsid w:val="003A6F08"/>
    <w:rsid w:val="003A7D84"/>
    <w:rsid w:val="003B05F9"/>
    <w:rsid w:val="003B1064"/>
    <w:rsid w:val="003B2010"/>
    <w:rsid w:val="003B34C3"/>
    <w:rsid w:val="003B3774"/>
    <w:rsid w:val="003B39E2"/>
    <w:rsid w:val="003B47B1"/>
    <w:rsid w:val="003B49CA"/>
    <w:rsid w:val="003B4C68"/>
    <w:rsid w:val="003B4C71"/>
    <w:rsid w:val="003B5653"/>
    <w:rsid w:val="003B5835"/>
    <w:rsid w:val="003B5975"/>
    <w:rsid w:val="003B6AAB"/>
    <w:rsid w:val="003B7136"/>
    <w:rsid w:val="003C0156"/>
    <w:rsid w:val="003C02B8"/>
    <w:rsid w:val="003C0F68"/>
    <w:rsid w:val="003C10D9"/>
    <w:rsid w:val="003C2619"/>
    <w:rsid w:val="003C2CAA"/>
    <w:rsid w:val="003C2E45"/>
    <w:rsid w:val="003C2EBB"/>
    <w:rsid w:val="003C3A5D"/>
    <w:rsid w:val="003C4F30"/>
    <w:rsid w:val="003C4F6E"/>
    <w:rsid w:val="003C5E76"/>
    <w:rsid w:val="003C6CD6"/>
    <w:rsid w:val="003C6EC7"/>
    <w:rsid w:val="003C6EF8"/>
    <w:rsid w:val="003C720E"/>
    <w:rsid w:val="003C7249"/>
    <w:rsid w:val="003D1106"/>
    <w:rsid w:val="003D22E3"/>
    <w:rsid w:val="003D24CF"/>
    <w:rsid w:val="003D2B1C"/>
    <w:rsid w:val="003D2F3C"/>
    <w:rsid w:val="003D3237"/>
    <w:rsid w:val="003D4E53"/>
    <w:rsid w:val="003D579D"/>
    <w:rsid w:val="003D6A7E"/>
    <w:rsid w:val="003D796F"/>
    <w:rsid w:val="003D7BBA"/>
    <w:rsid w:val="003E0347"/>
    <w:rsid w:val="003E0D6D"/>
    <w:rsid w:val="003E201D"/>
    <w:rsid w:val="003E24D7"/>
    <w:rsid w:val="003E2C69"/>
    <w:rsid w:val="003E3731"/>
    <w:rsid w:val="003E4785"/>
    <w:rsid w:val="003E49B3"/>
    <w:rsid w:val="003E592B"/>
    <w:rsid w:val="003E5943"/>
    <w:rsid w:val="003E5AB3"/>
    <w:rsid w:val="003E5EA7"/>
    <w:rsid w:val="003E6B85"/>
    <w:rsid w:val="003E7C31"/>
    <w:rsid w:val="003F0282"/>
    <w:rsid w:val="003F09CD"/>
    <w:rsid w:val="003F11B6"/>
    <w:rsid w:val="003F1C06"/>
    <w:rsid w:val="003F2C0E"/>
    <w:rsid w:val="003F3421"/>
    <w:rsid w:val="003F3602"/>
    <w:rsid w:val="003F3DA8"/>
    <w:rsid w:val="003F41FA"/>
    <w:rsid w:val="003F4629"/>
    <w:rsid w:val="003F4AEA"/>
    <w:rsid w:val="003F5452"/>
    <w:rsid w:val="003F58AA"/>
    <w:rsid w:val="003F5D95"/>
    <w:rsid w:val="003F624D"/>
    <w:rsid w:val="003F6375"/>
    <w:rsid w:val="003F67CC"/>
    <w:rsid w:val="003F68BD"/>
    <w:rsid w:val="003F6AB3"/>
    <w:rsid w:val="003F6B9F"/>
    <w:rsid w:val="003F6D1A"/>
    <w:rsid w:val="003F76C8"/>
    <w:rsid w:val="003F76E3"/>
    <w:rsid w:val="003F7921"/>
    <w:rsid w:val="003F7A2C"/>
    <w:rsid w:val="003F7C2E"/>
    <w:rsid w:val="00400235"/>
    <w:rsid w:val="00400398"/>
    <w:rsid w:val="00400AB1"/>
    <w:rsid w:val="00401A5B"/>
    <w:rsid w:val="00402B5D"/>
    <w:rsid w:val="004040B5"/>
    <w:rsid w:val="00404157"/>
    <w:rsid w:val="004053AE"/>
    <w:rsid w:val="004053F5"/>
    <w:rsid w:val="00405428"/>
    <w:rsid w:val="0040581F"/>
    <w:rsid w:val="00406013"/>
    <w:rsid w:val="0040669E"/>
    <w:rsid w:val="00407174"/>
    <w:rsid w:val="004071BE"/>
    <w:rsid w:val="00407652"/>
    <w:rsid w:val="00407D33"/>
    <w:rsid w:val="00410269"/>
    <w:rsid w:val="00410427"/>
    <w:rsid w:val="004112B4"/>
    <w:rsid w:val="004114F4"/>
    <w:rsid w:val="00411762"/>
    <w:rsid w:val="00412DCE"/>
    <w:rsid w:val="00412E4B"/>
    <w:rsid w:val="00413170"/>
    <w:rsid w:val="00413DD5"/>
    <w:rsid w:val="0041480F"/>
    <w:rsid w:val="004151B8"/>
    <w:rsid w:val="004153AF"/>
    <w:rsid w:val="004161CC"/>
    <w:rsid w:val="00420808"/>
    <w:rsid w:val="00420B86"/>
    <w:rsid w:val="00421CBF"/>
    <w:rsid w:val="00421ECD"/>
    <w:rsid w:val="004220C3"/>
    <w:rsid w:val="0042327C"/>
    <w:rsid w:val="0042399E"/>
    <w:rsid w:val="00426C6B"/>
    <w:rsid w:val="00427288"/>
    <w:rsid w:val="004301AB"/>
    <w:rsid w:val="00430BBC"/>
    <w:rsid w:val="00430C9C"/>
    <w:rsid w:val="0043147A"/>
    <w:rsid w:val="0043257A"/>
    <w:rsid w:val="00433653"/>
    <w:rsid w:val="00433665"/>
    <w:rsid w:val="004337D6"/>
    <w:rsid w:val="00433857"/>
    <w:rsid w:val="0043440C"/>
    <w:rsid w:val="00434516"/>
    <w:rsid w:val="00435FFB"/>
    <w:rsid w:val="00436BAE"/>
    <w:rsid w:val="00437B8B"/>
    <w:rsid w:val="004400F0"/>
    <w:rsid w:val="00440C5F"/>
    <w:rsid w:val="00441129"/>
    <w:rsid w:val="0044157B"/>
    <w:rsid w:val="00441903"/>
    <w:rsid w:val="0044358D"/>
    <w:rsid w:val="004443EA"/>
    <w:rsid w:val="00445621"/>
    <w:rsid w:val="00450B51"/>
    <w:rsid w:val="00452241"/>
    <w:rsid w:val="004522B3"/>
    <w:rsid w:val="004522C6"/>
    <w:rsid w:val="004523ED"/>
    <w:rsid w:val="00452859"/>
    <w:rsid w:val="00452987"/>
    <w:rsid w:val="00454434"/>
    <w:rsid w:val="00454631"/>
    <w:rsid w:val="00454773"/>
    <w:rsid w:val="00454BC6"/>
    <w:rsid w:val="00455109"/>
    <w:rsid w:val="00455953"/>
    <w:rsid w:val="00455DD7"/>
    <w:rsid w:val="00455E3F"/>
    <w:rsid w:val="0045671B"/>
    <w:rsid w:val="004571F8"/>
    <w:rsid w:val="004572B1"/>
    <w:rsid w:val="00460619"/>
    <w:rsid w:val="00460DAD"/>
    <w:rsid w:val="00462289"/>
    <w:rsid w:val="0046433A"/>
    <w:rsid w:val="00465EDA"/>
    <w:rsid w:val="00466394"/>
    <w:rsid w:val="004677DE"/>
    <w:rsid w:val="0047005B"/>
    <w:rsid w:val="004703C8"/>
    <w:rsid w:val="0047040C"/>
    <w:rsid w:val="004708F8"/>
    <w:rsid w:val="0047140B"/>
    <w:rsid w:val="0047171B"/>
    <w:rsid w:val="004718AD"/>
    <w:rsid w:val="00471A21"/>
    <w:rsid w:val="00471BCC"/>
    <w:rsid w:val="00471EB0"/>
    <w:rsid w:val="00472BDC"/>
    <w:rsid w:val="00473918"/>
    <w:rsid w:val="00474EF1"/>
    <w:rsid w:val="004750AA"/>
    <w:rsid w:val="00475EE9"/>
    <w:rsid w:val="0047625F"/>
    <w:rsid w:val="004768C5"/>
    <w:rsid w:val="0047692B"/>
    <w:rsid w:val="0047759E"/>
    <w:rsid w:val="004776D5"/>
    <w:rsid w:val="00477F37"/>
    <w:rsid w:val="00480437"/>
    <w:rsid w:val="0048151E"/>
    <w:rsid w:val="0048286C"/>
    <w:rsid w:val="00482EC0"/>
    <w:rsid w:val="0048314F"/>
    <w:rsid w:val="0048374C"/>
    <w:rsid w:val="004837BC"/>
    <w:rsid w:val="00483C13"/>
    <w:rsid w:val="00483E18"/>
    <w:rsid w:val="004845DD"/>
    <w:rsid w:val="004848E2"/>
    <w:rsid w:val="00484D86"/>
    <w:rsid w:val="00484EF1"/>
    <w:rsid w:val="00485109"/>
    <w:rsid w:val="004857B1"/>
    <w:rsid w:val="0048633F"/>
    <w:rsid w:val="004864E7"/>
    <w:rsid w:val="004865DB"/>
    <w:rsid w:val="00486B50"/>
    <w:rsid w:val="00486D37"/>
    <w:rsid w:val="00490A47"/>
    <w:rsid w:val="00490C33"/>
    <w:rsid w:val="00493922"/>
    <w:rsid w:val="0049427B"/>
    <w:rsid w:val="00494A36"/>
    <w:rsid w:val="004951C1"/>
    <w:rsid w:val="004964E8"/>
    <w:rsid w:val="004969D7"/>
    <w:rsid w:val="00497243"/>
    <w:rsid w:val="004978ED"/>
    <w:rsid w:val="00497AFD"/>
    <w:rsid w:val="004A03A6"/>
    <w:rsid w:val="004A154B"/>
    <w:rsid w:val="004A260F"/>
    <w:rsid w:val="004A2AC2"/>
    <w:rsid w:val="004A2AEE"/>
    <w:rsid w:val="004A2CAB"/>
    <w:rsid w:val="004A37DB"/>
    <w:rsid w:val="004A4115"/>
    <w:rsid w:val="004A48B3"/>
    <w:rsid w:val="004A4DFC"/>
    <w:rsid w:val="004A511E"/>
    <w:rsid w:val="004A544F"/>
    <w:rsid w:val="004A5899"/>
    <w:rsid w:val="004A5DDB"/>
    <w:rsid w:val="004A5FD1"/>
    <w:rsid w:val="004A713D"/>
    <w:rsid w:val="004A74A3"/>
    <w:rsid w:val="004B05A6"/>
    <w:rsid w:val="004B105C"/>
    <w:rsid w:val="004B2090"/>
    <w:rsid w:val="004B248C"/>
    <w:rsid w:val="004B24B6"/>
    <w:rsid w:val="004B3347"/>
    <w:rsid w:val="004B3505"/>
    <w:rsid w:val="004B5457"/>
    <w:rsid w:val="004B6ED8"/>
    <w:rsid w:val="004B7583"/>
    <w:rsid w:val="004B77A7"/>
    <w:rsid w:val="004C04D2"/>
    <w:rsid w:val="004C14E0"/>
    <w:rsid w:val="004C2A4E"/>
    <w:rsid w:val="004C2FDE"/>
    <w:rsid w:val="004C2FF3"/>
    <w:rsid w:val="004C4B48"/>
    <w:rsid w:val="004C4D40"/>
    <w:rsid w:val="004C5690"/>
    <w:rsid w:val="004C5813"/>
    <w:rsid w:val="004C6571"/>
    <w:rsid w:val="004C7770"/>
    <w:rsid w:val="004D0441"/>
    <w:rsid w:val="004D04D1"/>
    <w:rsid w:val="004D126C"/>
    <w:rsid w:val="004D1BDE"/>
    <w:rsid w:val="004D2830"/>
    <w:rsid w:val="004D2C35"/>
    <w:rsid w:val="004D2CA6"/>
    <w:rsid w:val="004D2F5F"/>
    <w:rsid w:val="004D30BC"/>
    <w:rsid w:val="004D33B9"/>
    <w:rsid w:val="004D33E1"/>
    <w:rsid w:val="004D3529"/>
    <w:rsid w:val="004D352A"/>
    <w:rsid w:val="004D36BE"/>
    <w:rsid w:val="004D3BDD"/>
    <w:rsid w:val="004D41FA"/>
    <w:rsid w:val="004D4315"/>
    <w:rsid w:val="004D4586"/>
    <w:rsid w:val="004D45F9"/>
    <w:rsid w:val="004D48B2"/>
    <w:rsid w:val="004D619C"/>
    <w:rsid w:val="004D67CD"/>
    <w:rsid w:val="004D7CF0"/>
    <w:rsid w:val="004E0C3E"/>
    <w:rsid w:val="004E2058"/>
    <w:rsid w:val="004E28CE"/>
    <w:rsid w:val="004E2A99"/>
    <w:rsid w:val="004E2BA4"/>
    <w:rsid w:val="004E2C6F"/>
    <w:rsid w:val="004E3256"/>
    <w:rsid w:val="004E33DE"/>
    <w:rsid w:val="004E37CD"/>
    <w:rsid w:val="004E5438"/>
    <w:rsid w:val="004E5EE8"/>
    <w:rsid w:val="004E6687"/>
    <w:rsid w:val="004E6DF9"/>
    <w:rsid w:val="004E77E5"/>
    <w:rsid w:val="004E7949"/>
    <w:rsid w:val="004F03A1"/>
    <w:rsid w:val="004F0BAC"/>
    <w:rsid w:val="004F1769"/>
    <w:rsid w:val="004F18D6"/>
    <w:rsid w:val="004F1F5F"/>
    <w:rsid w:val="004F2FAF"/>
    <w:rsid w:val="004F3437"/>
    <w:rsid w:val="004F371A"/>
    <w:rsid w:val="004F41A1"/>
    <w:rsid w:val="004F517C"/>
    <w:rsid w:val="004F560C"/>
    <w:rsid w:val="004F747A"/>
    <w:rsid w:val="004F7C9C"/>
    <w:rsid w:val="00500045"/>
    <w:rsid w:val="0050062F"/>
    <w:rsid w:val="00500C51"/>
    <w:rsid w:val="00500F80"/>
    <w:rsid w:val="005015FE"/>
    <w:rsid w:val="00501AA6"/>
    <w:rsid w:val="00501C31"/>
    <w:rsid w:val="005028E6"/>
    <w:rsid w:val="00503B80"/>
    <w:rsid w:val="00504455"/>
    <w:rsid w:val="005044DA"/>
    <w:rsid w:val="005047B4"/>
    <w:rsid w:val="00505280"/>
    <w:rsid w:val="00505779"/>
    <w:rsid w:val="0050656F"/>
    <w:rsid w:val="0050759B"/>
    <w:rsid w:val="00510477"/>
    <w:rsid w:val="00510748"/>
    <w:rsid w:val="00510DB3"/>
    <w:rsid w:val="005115B0"/>
    <w:rsid w:val="00513285"/>
    <w:rsid w:val="0051369E"/>
    <w:rsid w:val="00513E3A"/>
    <w:rsid w:val="00514758"/>
    <w:rsid w:val="00515C25"/>
    <w:rsid w:val="00516F62"/>
    <w:rsid w:val="005175AC"/>
    <w:rsid w:val="005176E0"/>
    <w:rsid w:val="00517EC4"/>
    <w:rsid w:val="005206CE"/>
    <w:rsid w:val="0052167F"/>
    <w:rsid w:val="0052173C"/>
    <w:rsid w:val="00521F5E"/>
    <w:rsid w:val="0052256D"/>
    <w:rsid w:val="00522BC7"/>
    <w:rsid w:val="00522E1B"/>
    <w:rsid w:val="00524184"/>
    <w:rsid w:val="005245A1"/>
    <w:rsid w:val="005246FF"/>
    <w:rsid w:val="00524FC3"/>
    <w:rsid w:val="005254A8"/>
    <w:rsid w:val="0052723F"/>
    <w:rsid w:val="0053079F"/>
    <w:rsid w:val="00530F14"/>
    <w:rsid w:val="00531C2B"/>
    <w:rsid w:val="005328EB"/>
    <w:rsid w:val="00533FF8"/>
    <w:rsid w:val="00534285"/>
    <w:rsid w:val="00535848"/>
    <w:rsid w:val="00535A54"/>
    <w:rsid w:val="0053620F"/>
    <w:rsid w:val="00536AB0"/>
    <w:rsid w:val="00537386"/>
    <w:rsid w:val="00537646"/>
    <w:rsid w:val="00537BCA"/>
    <w:rsid w:val="00537E26"/>
    <w:rsid w:val="0054114C"/>
    <w:rsid w:val="005416B0"/>
    <w:rsid w:val="005418FA"/>
    <w:rsid w:val="00541B70"/>
    <w:rsid w:val="00541BA8"/>
    <w:rsid w:val="005422CA"/>
    <w:rsid w:val="00543400"/>
    <w:rsid w:val="0054380B"/>
    <w:rsid w:val="00543F21"/>
    <w:rsid w:val="0054442C"/>
    <w:rsid w:val="00544496"/>
    <w:rsid w:val="00544580"/>
    <w:rsid w:val="0054463D"/>
    <w:rsid w:val="0054602D"/>
    <w:rsid w:val="005460C0"/>
    <w:rsid w:val="00546587"/>
    <w:rsid w:val="0054683F"/>
    <w:rsid w:val="005502A8"/>
    <w:rsid w:val="00550331"/>
    <w:rsid w:val="00550F1E"/>
    <w:rsid w:val="005526A3"/>
    <w:rsid w:val="0055313A"/>
    <w:rsid w:val="00553601"/>
    <w:rsid w:val="0055363E"/>
    <w:rsid w:val="00553A35"/>
    <w:rsid w:val="00554027"/>
    <w:rsid w:val="00554396"/>
    <w:rsid w:val="00554713"/>
    <w:rsid w:val="00554DD4"/>
    <w:rsid w:val="00554EF5"/>
    <w:rsid w:val="0055661E"/>
    <w:rsid w:val="00557212"/>
    <w:rsid w:val="0056003A"/>
    <w:rsid w:val="00560FD7"/>
    <w:rsid w:val="00562856"/>
    <w:rsid w:val="005633F8"/>
    <w:rsid w:val="005642BA"/>
    <w:rsid w:val="00564B38"/>
    <w:rsid w:val="00564BDB"/>
    <w:rsid w:val="00565B89"/>
    <w:rsid w:val="0056628C"/>
    <w:rsid w:val="00566532"/>
    <w:rsid w:val="00567F0B"/>
    <w:rsid w:val="00567F39"/>
    <w:rsid w:val="00571946"/>
    <w:rsid w:val="0057297C"/>
    <w:rsid w:val="00572BA4"/>
    <w:rsid w:val="00572FB6"/>
    <w:rsid w:val="0057344D"/>
    <w:rsid w:val="0057456E"/>
    <w:rsid w:val="00575FC7"/>
    <w:rsid w:val="00575FE2"/>
    <w:rsid w:val="0057644C"/>
    <w:rsid w:val="00576665"/>
    <w:rsid w:val="00576A86"/>
    <w:rsid w:val="00576C2F"/>
    <w:rsid w:val="00576E2B"/>
    <w:rsid w:val="0057700F"/>
    <w:rsid w:val="00577168"/>
    <w:rsid w:val="005773D6"/>
    <w:rsid w:val="0058040D"/>
    <w:rsid w:val="00580C05"/>
    <w:rsid w:val="0058154C"/>
    <w:rsid w:val="00581799"/>
    <w:rsid w:val="00581ACE"/>
    <w:rsid w:val="005829E8"/>
    <w:rsid w:val="005834D7"/>
    <w:rsid w:val="00583DF7"/>
    <w:rsid w:val="00584190"/>
    <w:rsid w:val="00584DA1"/>
    <w:rsid w:val="005853BF"/>
    <w:rsid w:val="00587EB0"/>
    <w:rsid w:val="00590250"/>
    <w:rsid w:val="0059046E"/>
    <w:rsid w:val="005904BB"/>
    <w:rsid w:val="005907BE"/>
    <w:rsid w:val="00590DF3"/>
    <w:rsid w:val="0059117D"/>
    <w:rsid w:val="00591FBF"/>
    <w:rsid w:val="005925C0"/>
    <w:rsid w:val="00592F38"/>
    <w:rsid w:val="00593651"/>
    <w:rsid w:val="0059428F"/>
    <w:rsid w:val="0059451B"/>
    <w:rsid w:val="00594992"/>
    <w:rsid w:val="00594FC9"/>
    <w:rsid w:val="00596301"/>
    <w:rsid w:val="00596DE4"/>
    <w:rsid w:val="00597E5E"/>
    <w:rsid w:val="005A0818"/>
    <w:rsid w:val="005A16E1"/>
    <w:rsid w:val="005A18DE"/>
    <w:rsid w:val="005A18EC"/>
    <w:rsid w:val="005A1D9D"/>
    <w:rsid w:val="005A2EC0"/>
    <w:rsid w:val="005A3E87"/>
    <w:rsid w:val="005A4BC8"/>
    <w:rsid w:val="005A4BD6"/>
    <w:rsid w:val="005A4F42"/>
    <w:rsid w:val="005A5864"/>
    <w:rsid w:val="005A5ED7"/>
    <w:rsid w:val="005A5F89"/>
    <w:rsid w:val="005A63A2"/>
    <w:rsid w:val="005A65B4"/>
    <w:rsid w:val="005A6C0C"/>
    <w:rsid w:val="005B082A"/>
    <w:rsid w:val="005B1676"/>
    <w:rsid w:val="005B1703"/>
    <w:rsid w:val="005B1886"/>
    <w:rsid w:val="005B2DE3"/>
    <w:rsid w:val="005B3478"/>
    <w:rsid w:val="005B3BF0"/>
    <w:rsid w:val="005B51A4"/>
    <w:rsid w:val="005B6342"/>
    <w:rsid w:val="005B7257"/>
    <w:rsid w:val="005B7D00"/>
    <w:rsid w:val="005B7D9A"/>
    <w:rsid w:val="005C04FC"/>
    <w:rsid w:val="005C1DB6"/>
    <w:rsid w:val="005C3931"/>
    <w:rsid w:val="005C49F0"/>
    <w:rsid w:val="005C4F27"/>
    <w:rsid w:val="005C600B"/>
    <w:rsid w:val="005C60BC"/>
    <w:rsid w:val="005C613A"/>
    <w:rsid w:val="005C6553"/>
    <w:rsid w:val="005C6729"/>
    <w:rsid w:val="005C7394"/>
    <w:rsid w:val="005C754C"/>
    <w:rsid w:val="005C7B58"/>
    <w:rsid w:val="005C7DC7"/>
    <w:rsid w:val="005D02F8"/>
    <w:rsid w:val="005D1CE1"/>
    <w:rsid w:val="005D20C0"/>
    <w:rsid w:val="005D2181"/>
    <w:rsid w:val="005D3301"/>
    <w:rsid w:val="005D3906"/>
    <w:rsid w:val="005D4B61"/>
    <w:rsid w:val="005D5613"/>
    <w:rsid w:val="005D68CC"/>
    <w:rsid w:val="005D6DA7"/>
    <w:rsid w:val="005E0583"/>
    <w:rsid w:val="005E1A80"/>
    <w:rsid w:val="005E1E7D"/>
    <w:rsid w:val="005E206E"/>
    <w:rsid w:val="005E2260"/>
    <w:rsid w:val="005E30DC"/>
    <w:rsid w:val="005E5FB7"/>
    <w:rsid w:val="005E6164"/>
    <w:rsid w:val="005E6B5C"/>
    <w:rsid w:val="005E6B9F"/>
    <w:rsid w:val="005E6D68"/>
    <w:rsid w:val="005F084E"/>
    <w:rsid w:val="005F09B6"/>
    <w:rsid w:val="005F17D2"/>
    <w:rsid w:val="005F1DFE"/>
    <w:rsid w:val="005F28C3"/>
    <w:rsid w:val="005F2EAE"/>
    <w:rsid w:val="005F37D9"/>
    <w:rsid w:val="005F3913"/>
    <w:rsid w:val="005F3E00"/>
    <w:rsid w:val="005F41E8"/>
    <w:rsid w:val="005F42C5"/>
    <w:rsid w:val="005F4E87"/>
    <w:rsid w:val="005F65BF"/>
    <w:rsid w:val="005F6B3A"/>
    <w:rsid w:val="005F7022"/>
    <w:rsid w:val="005F709A"/>
    <w:rsid w:val="005F72C6"/>
    <w:rsid w:val="005F7304"/>
    <w:rsid w:val="005F7528"/>
    <w:rsid w:val="005F7F1E"/>
    <w:rsid w:val="00600213"/>
    <w:rsid w:val="0060083D"/>
    <w:rsid w:val="00600B91"/>
    <w:rsid w:val="00600E81"/>
    <w:rsid w:val="0060239C"/>
    <w:rsid w:val="0060269E"/>
    <w:rsid w:val="006029B4"/>
    <w:rsid w:val="00602F6F"/>
    <w:rsid w:val="006046F6"/>
    <w:rsid w:val="0060502B"/>
    <w:rsid w:val="00605413"/>
    <w:rsid w:val="006056B2"/>
    <w:rsid w:val="006057EF"/>
    <w:rsid w:val="00606210"/>
    <w:rsid w:val="00606305"/>
    <w:rsid w:val="00606A6B"/>
    <w:rsid w:val="0060710A"/>
    <w:rsid w:val="00607462"/>
    <w:rsid w:val="00610462"/>
    <w:rsid w:val="006122F0"/>
    <w:rsid w:val="0061272C"/>
    <w:rsid w:val="0061288C"/>
    <w:rsid w:val="00613763"/>
    <w:rsid w:val="0061446C"/>
    <w:rsid w:val="00614780"/>
    <w:rsid w:val="006148E2"/>
    <w:rsid w:val="00615A0D"/>
    <w:rsid w:val="0061691E"/>
    <w:rsid w:val="0061720C"/>
    <w:rsid w:val="00617355"/>
    <w:rsid w:val="00617908"/>
    <w:rsid w:val="00620098"/>
    <w:rsid w:val="00620F85"/>
    <w:rsid w:val="006210D7"/>
    <w:rsid w:val="006219CF"/>
    <w:rsid w:val="00622E44"/>
    <w:rsid w:val="006235DD"/>
    <w:rsid w:val="00623C4C"/>
    <w:rsid w:val="0062407E"/>
    <w:rsid w:val="00624628"/>
    <w:rsid w:val="00624BF7"/>
    <w:rsid w:val="00624C0E"/>
    <w:rsid w:val="00624E1B"/>
    <w:rsid w:val="00624EAF"/>
    <w:rsid w:val="00625AF4"/>
    <w:rsid w:val="00625B43"/>
    <w:rsid w:val="006265E8"/>
    <w:rsid w:val="00626CB1"/>
    <w:rsid w:val="00627EBD"/>
    <w:rsid w:val="0063033A"/>
    <w:rsid w:val="006303C1"/>
    <w:rsid w:val="00630E0F"/>
    <w:rsid w:val="00631FDD"/>
    <w:rsid w:val="00632F72"/>
    <w:rsid w:val="00633C3F"/>
    <w:rsid w:val="006347E3"/>
    <w:rsid w:val="00634D44"/>
    <w:rsid w:val="00635084"/>
    <w:rsid w:val="00636088"/>
    <w:rsid w:val="006368A6"/>
    <w:rsid w:val="006372C2"/>
    <w:rsid w:val="006373DA"/>
    <w:rsid w:val="00640168"/>
    <w:rsid w:val="00640502"/>
    <w:rsid w:val="00640601"/>
    <w:rsid w:val="00640BDC"/>
    <w:rsid w:val="006419D7"/>
    <w:rsid w:val="00643B03"/>
    <w:rsid w:val="00643F3A"/>
    <w:rsid w:val="00643F6B"/>
    <w:rsid w:val="0064462C"/>
    <w:rsid w:val="00644A78"/>
    <w:rsid w:val="00644BEC"/>
    <w:rsid w:val="006450BD"/>
    <w:rsid w:val="006462DD"/>
    <w:rsid w:val="00646C12"/>
    <w:rsid w:val="006471F6"/>
    <w:rsid w:val="00647410"/>
    <w:rsid w:val="00647DEC"/>
    <w:rsid w:val="006504FB"/>
    <w:rsid w:val="0065068D"/>
    <w:rsid w:val="00650768"/>
    <w:rsid w:val="00650D48"/>
    <w:rsid w:val="0065157B"/>
    <w:rsid w:val="0065178D"/>
    <w:rsid w:val="00651FE2"/>
    <w:rsid w:val="00652B47"/>
    <w:rsid w:val="00652F0D"/>
    <w:rsid w:val="00653F93"/>
    <w:rsid w:val="0065411C"/>
    <w:rsid w:val="0065455D"/>
    <w:rsid w:val="00654C03"/>
    <w:rsid w:val="00656AEB"/>
    <w:rsid w:val="00656ECC"/>
    <w:rsid w:val="00656FA6"/>
    <w:rsid w:val="00657158"/>
    <w:rsid w:val="006571AF"/>
    <w:rsid w:val="00657522"/>
    <w:rsid w:val="0065772C"/>
    <w:rsid w:val="0065782A"/>
    <w:rsid w:val="00657A10"/>
    <w:rsid w:val="00657AD2"/>
    <w:rsid w:val="00660287"/>
    <w:rsid w:val="00661059"/>
    <w:rsid w:val="006623A1"/>
    <w:rsid w:val="006635CE"/>
    <w:rsid w:val="00664799"/>
    <w:rsid w:val="00665235"/>
    <w:rsid w:val="00665FE0"/>
    <w:rsid w:val="00666622"/>
    <w:rsid w:val="00667BEB"/>
    <w:rsid w:val="00667D1E"/>
    <w:rsid w:val="00670AF2"/>
    <w:rsid w:val="00673361"/>
    <w:rsid w:val="006734F8"/>
    <w:rsid w:val="00673520"/>
    <w:rsid w:val="00674DF4"/>
    <w:rsid w:val="00674F5A"/>
    <w:rsid w:val="0067516E"/>
    <w:rsid w:val="0067545B"/>
    <w:rsid w:val="00675E4A"/>
    <w:rsid w:val="00676062"/>
    <w:rsid w:val="0067625C"/>
    <w:rsid w:val="0067763D"/>
    <w:rsid w:val="00680F8B"/>
    <w:rsid w:val="00681444"/>
    <w:rsid w:val="00681861"/>
    <w:rsid w:val="00681919"/>
    <w:rsid w:val="00682D55"/>
    <w:rsid w:val="0068396B"/>
    <w:rsid w:val="006859B0"/>
    <w:rsid w:val="00685E11"/>
    <w:rsid w:val="006868D0"/>
    <w:rsid w:val="00686CCD"/>
    <w:rsid w:val="00686D70"/>
    <w:rsid w:val="00687286"/>
    <w:rsid w:val="00687B62"/>
    <w:rsid w:val="00687D32"/>
    <w:rsid w:val="0069120D"/>
    <w:rsid w:val="00691E66"/>
    <w:rsid w:val="00691F08"/>
    <w:rsid w:val="00692427"/>
    <w:rsid w:val="00692665"/>
    <w:rsid w:val="00693788"/>
    <w:rsid w:val="006942CA"/>
    <w:rsid w:val="00694724"/>
    <w:rsid w:val="006948AC"/>
    <w:rsid w:val="00695B45"/>
    <w:rsid w:val="00696703"/>
    <w:rsid w:val="006978B6"/>
    <w:rsid w:val="006A0DB8"/>
    <w:rsid w:val="006A0DFA"/>
    <w:rsid w:val="006A1068"/>
    <w:rsid w:val="006A1681"/>
    <w:rsid w:val="006A1937"/>
    <w:rsid w:val="006A1B75"/>
    <w:rsid w:val="006A2BB8"/>
    <w:rsid w:val="006A3357"/>
    <w:rsid w:val="006A3542"/>
    <w:rsid w:val="006A425A"/>
    <w:rsid w:val="006A58B2"/>
    <w:rsid w:val="006A58B3"/>
    <w:rsid w:val="006A707E"/>
    <w:rsid w:val="006A7DB8"/>
    <w:rsid w:val="006A7F13"/>
    <w:rsid w:val="006B034B"/>
    <w:rsid w:val="006B043F"/>
    <w:rsid w:val="006B1C42"/>
    <w:rsid w:val="006B28A6"/>
    <w:rsid w:val="006B2DAE"/>
    <w:rsid w:val="006B2E29"/>
    <w:rsid w:val="006B58E1"/>
    <w:rsid w:val="006B5EA2"/>
    <w:rsid w:val="006B6064"/>
    <w:rsid w:val="006B6497"/>
    <w:rsid w:val="006B6D61"/>
    <w:rsid w:val="006B7513"/>
    <w:rsid w:val="006B75F1"/>
    <w:rsid w:val="006B790C"/>
    <w:rsid w:val="006C040A"/>
    <w:rsid w:val="006C042A"/>
    <w:rsid w:val="006C098C"/>
    <w:rsid w:val="006C0D6E"/>
    <w:rsid w:val="006C31A3"/>
    <w:rsid w:val="006C3785"/>
    <w:rsid w:val="006C3F0F"/>
    <w:rsid w:val="006C5679"/>
    <w:rsid w:val="006C57AC"/>
    <w:rsid w:val="006C5CC6"/>
    <w:rsid w:val="006C5F1A"/>
    <w:rsid w:val="006C6581"/>
    <w:rsid w:val="006C664E"/>
    <w:rsid w:val="006C74DF"/>
    <w:rsid w:val="006C7B04"/>
    <w:rsid w:val="006D029D"/>
    <w:rsid w:val="006D0861"/>
    <w:rsid w:val="006D2397"/>
    <w:rsid w:val="006D25F6"/>
    <w:rsid w:val="006D3DCB"/>
    <w:rsid w:val="006D4526"/>
    <w:rsid w:val="006D568D"/>
    <w:rsid w:val="006D5D94"/>
    <w:rsid w:val="006D6171"/>
    <w:rsid w:val="006D6194"/>
    <w:rsid w:val="006D62EA"/>
    <w:rsid w:val="006D63C6"/>
    <w:rsid w:val="006D64C7"/>
    <w:rsid w:val="006D67FB"/>
    <w:rsid w:val="006D6B0E"/>
    <w:rsid w:val="006E05AD"/>
    <w:rsid w:val="006E1A90"/>
    <w:rsid w:val="006E23B9"/>
    <w:rsid w:val="006E2BE1"/>
    <w:rsid w:val="006E2D67"/>
    <w:rsid w:val="006E2D79"/>
    <w:rsid w:val="006E3893"/>
    <w:rsid w:val="006E3A32"/>
    <w:rsid w:val="006E44F3"/>
    <w:rsid w:val="006E4A4D"/>
    <w:rsid w:val="006E5A40"/>
    <w:rsid w:val="006E5FD4"/>
    <w:rsid w:val="006E6206"/>
    <w:rsid w:val="006E704C"/>
    <w:rsid w:val="006F00C6"/>
    <w:rsid w:val="006F081E"/>
    <w:rsid w:val="006F1045"/>
    <w:rsid w:val="006F288F"/>
    <w:rsid w:val="006F2A95"/>
    <w:rsid w:val="006F36F0"/>
    <w:rsid w:val="006F372B"/>
    <w:rsid w:val="006F4227"/>
    <w:rsid w:val="006F43B6"/>
    <w:rsid w:val="006F52F9"/>
    <w:rsid w:val="006F5763"/>
    <w:rsid w:val="006F5F56"/>
    <w:rsid w:val="006F6190"/>
    <w:rsid w:val="006F6A89"/>
    <w:rsid w:val="006F73C0"/>
    <w:rsid w:val="006F7417"/>
    <w:rsid w:val="006F79D6"/>
    <w:rsid w:val="006F7AF4"/>
    <w:rsid w:val="00700309"/>
    <w:rsid w:val="007003BA"/>
    <w:rsid w:val="007007AD"/>
    <w:rsid w:val="00700CBD"/>
    <w:rsid w:val="0070303E"/>
    <w:rsid w:val="00703175"/>
    <w:rsid w:val="0070354F"/>
    <w:rsid w:val="007035CD"/>
    <w:rsid w:val="0070369D"/>
    <w:rsid w:val="00703762"/>
    <w:rsid w:val="0070398F"/>
    <w:rsid w:val="007047F5"/>
    <w:rsid w:val="00705642"/>
    <w:rsid w:val="00705939"/>
    <w:rsid w:val="00705E04"/>
    <w:rsid w:val="00706190"/>
    <w:rsid w:val="00706E56"/>
    <w:rsid w:val="007072CF"/>
    <w:rsid w:val="007072EE"/>
    <w:rsid w:val="007074AA"/>
    <w:rsid w:val="007079EE"/>
    <w:rsid w:val="007102FC"/>
    <w:rsid w:val="007108BF"/>
    <w:rsid w:val="007112FC"/>
    <w:rsid w:val="00711771"/>
    <w:rsid w:val="007119E5"/>
    <w:rsid w:val="00711E3C"/>
    <w:rsid w:val="00711E5E"/>
    <w:rsid w:val="007139F8"/>
    <w:rsid w:val="00713F23"/>
    <w:rsid w:val="00714908"/>
    <w:rsid w:val="00715071"/>
    <w:rsid w:val="007152F9"/>
    <w:rsid w:val="007154D5"/>
    <w:rsid w:val="007161B8"/>
    <w:rsid w:val="0071689F"/>
    <w:rsid w:val="00716E03"/>
    <w:rsid w:val="007176D4"/>
    <w:rsid w:val="00717D5E"/>
    <w:rsid w:val="00717FEC"/>
    <w:rsid w:val="00720663"/>
    <w:rsid w:val="00720F0B"/>
    <w:rsid w:val="00721195"/>
    <w:rsid w:val="0072119F"/>
    <w:rsid w:val="00721AA3"/>
    <w:rsid w:val="00721E0B"/>
    <w:rsid w:val="007226A3"/>
    <w:rsid w:val="007226B0"/>
    <w:rsid w:val="007227F2"/>
    <w:rsid w:val="00722C79"/>
    <w:rsid w:val="0072394E"/>
    <w:rsid w:val="00723C07"/>
    <w:rsid w:val="0072433D"/>
    <w:rsid w:val="007244CE"/>
    <w:rsid w:val="00724645"/>
    <w:rsid w:val="00724D66"/>
    <w:rsid w:val="007260D0"/>
    <w:rsid w:val="0072632D"/>
    <w:rsid w:val="007277A9"/>
    <w:rsid w:val="007305C6"/>
    <w:rsid w:val="00731173"/>
    <w:rsid w:val="00731224"/>
    <w:rsid w:val="0073185A"/>
    <w:rsid w:val="00731873"/>
    <w:rsid w:val="00731B35"/>
    <w:rsid w:val="0073206F"/>
    <w:rsid w:val="007320D5"/>
    <w:rsid w:val="0073300C"/>
    <w:rsid w:val="00733BC4"/>
    <w:rsid w:val="00733D49"/>
    <w:rsid w:val="00734DC2"/>
    <w:rsid w:val="0073608D"/>
    <w:rsid w:val="00736405"/>
    <w:rsid w:val="0073686F"/>
    <w:rsid w:val="00736A8D"/>
    <w:rsid w:val="00736FBD"/>
    <w:rsid w:val="00741F5B"/>
    <w:rsid w:val="007422E8"/>
    <w:rsid w:val="00742468"/>
    <w:rsid w:val="007425F6"/>
    <w:rsid w:val="007425F7"/>
    <w:rsid w:val="0074268E"/>
    <w:rsid w:val="0074381A"/>
    <w:rsid w:val="00744AFE"/>
    <w:rsid w:val="00745309"/>
    <w:rsid w:val="00745B32"/>
    <w:rsid w:val="00745FE1"/>
    <w:rsid w:val="00747287"/>
    <w:rsid w:val="007518FD"/>
    <w:rsid w:val="00752604"/>
    <w:rsid w:val="00752FA5"/>
    <w:rsid w:val="00752FA9"/>
    <w:rsid w:val="00753A09"/>
    <w:rsid w:val="00754239"/>
    <w:rsid w:val="00754642"/>
    <w:rsid w:val="007548BC"/>
    <w:rsid w:val="00754FFC"/>
    <w:rsid w:val="007567BF"/>
    <w:rsid w:val="007568D5"/>
    <w:rsid w:val="00756EA9"/>
    <w:rsid w:val="00757963"/>
    <w:rsid w:val="00757B76"/>
    <w:rsid w:val="00757E59"/>
    <w:rsid w:val="00760BD1"/>
    <w:rsid w:val="00761CB4"/>
    <w:rsid w:val="007625E5"/>
    <w:rsid w:val="0076266C"/>
    <w:rsid w:val="00762E27"/>
    <w:rsid w:val="00763894"/>
    <w:rsid w:val="007639F0"/>
    <w:rsid w:val="00763FA8"/>
    <w:rsid w:val="007640ED"/>
    <w:rsid w:val="00764166"/>
    <w:rsid w:val="0076441E"/>
    <w:rsid w:val="00765B98"/>
    <w:rsid w:val="0076626F"/>
    <w:rsid w:val="00766619"/>
    <w:rsid w:val="0076663C"/>
    <w:rsid w:val="007666D3"/>
    <w:rsid w:val="00767BC6"/>
    <w:rsid w:val="00770383"/>
    <w:rsid w:val="00771EBB"/>
    <w:rsid w:val="007720D2"/>
    <w:rsid w:val="0077231D"/>
    <w:rsid w:val="00773F5C"/>
    <w:rsid w:val="00774378"/>
    <w:rsid w:val="007745FE"/>
    <w:rsid w:val="00774B72"/>
    <w:rsid w:val="00774CF1"/>
    <w:rsid w:val="0077556C"/>
    <w:rsid w:val="00775CD7"/>
    <w:rsid w:val="00776CFB"/>
    <w:rsid w:val="007772C8"/>
    <w:rsid w:val="00777526"/>
    <w:rsid w:val="00777A06"/>
    <w:rsid w:val="0078038B"/>
    <w:rsid w:val="007804E6"/>
    <w:rsid w:val="00780E00"/>
    <w:rsid w:val="00782792"/>
    <w:rsid w:val="00782F1B"/>
    <w:rsid w:val="00783ADB"/>
    <w:rsid w:val="007848B1"/>
    <w:rsid w:val="00784B40"/>
    <w:rsid w:val="0078532F"/>
    <w:rsid w:val="007866EB"/>
    <w:rsid w:val="00786C60"/>
    <w:rsid w:val="007879DA"/>
    <w:rsid w:val="00790864"/>
    <w:rsid w:val="00791B7F"/>
    <w:rsid w:val="0079252B"/>
    <w:rsid w:val="0079311D"/>
    <w:rsid w:val="00794D08"/>
    <w:rsid w:val="00794F2A"/>
    <w:rsid w:val="007954DE"/>
    <w:rsid w:val="00795766"/>
    <w:rsid w:val="00795A7F"/>
    <w:rsid w:val="00796689"/>
    <w:rsid w:val="0079690E"/>
    <w:rsid w:val="007976BD"/>
    <w:rsid w:val="007A08EC"/>
    <w:rsid w:val="007A124F"/>
    <w:rsid w:val="007A19CF"/>
    <w:rsid w:val="007A1D1C"/>
    <w:rsid w:val="007A2F35"/>
    <w:rsid w:val="007A331C"/>
    <w:rsid w:val="007A3418"/>
    <w:rsid w:val="007A3C17"/>
    <w:rsid w:val="007A48DB"/>
    <w:rsid w:val="007A4B4D"/>
    <w:rsid w:val="007A58CE"/>
    <w:rsid w:val="007A7688"/>
    <w:rsid w:val="007A7F66"/>
    <w:rsid w:val="007B0B2A"/>
    <w:rsid w:val="007B1CD5"/>
    <w:rsid w:val="007B21BE"/>
    <w:rsid w:val="007B38CC"/>
    <w:rsid w:val="007B406E"/>
    <w:rsid w:val="007B4D00"/>
    <w:rsid w:val="007B5676"/>
    <w:rsid w:val="007B6E25"/>
    <w:rsid w:val="007B7024"/>
    <w:rsid w:val="007B735F"/>
    <w:rsid w:val="007B79D0"/>
    <w:rsid w:val="007C005E"/>
    <w:rsid w:val="007C00A3"/>
    <w:rsid w:val="007C063D"/>
    <w:rsid w:val="007C335F"/>
    <w:rsid w:val="007C3415"/>
    <w:rsid w:val="007C3914"/>
    <w:rsid w:val="007C3B8B"/>
    <w:rsid w:val="007C3CBE"/>
    <w:rsid w:val="007C4461"/>
    <w:rsid w:val="007C5583"/>
    <w:rsid w:val="007C5A33"/>
    <w:rsid w:val="007C5C5F"/>
    <w:rsid w:val="007C7797"/>
    <w:rsid w:val="007C78E7"/>
    <w:rsid w:val="007C7B71"/>
    <w:rsid w:val="007D0F7C"/>
    <w:rsid w:val="007D0FFB"/>
    <w:rsid w:val="007D12DC"/>
    <w:rsid w:val="007D17A5"/>
    <w:rsid w:val="007D1888"/>
    <w:rsid w:val="007D2107"/>
    <w:rsid w:val="007D2351"/>
    <w:rsid w:val="007D3216"/>
    <w:rsid w:val="007D32F0"/>
    <w:rsid w:val="007D3BC7"/>
    <w:rsid w:val="007D4CEB"/>
    <w:rsid w:val="007D5FB9"/>
    <w:rsid w:val="007D6248"/>
    <w:rsid w:val="007D6684"/>
    <w:rsid w:val="007E05EC"/>
    <w:rsid w:val="007E213E"/>
    <w:rsid w:val="007E23FA"/>
    <w:rsid w:val="007E2558"/>
    <w:rsid w:val="007E3AC5"/>
    <w:rsid w:val="007E3AC9"/>
    <w:rsid w:val="007E3DE2"/>
    <w:rsid w:val="007E413E"/>
    <w:rsid w:val="007E41EA"/>
    <w:rsid w:val="007E5A4D"/>
    <w:rsid w:val="007E6818"/>
    <w:rsid w:val="007E6F1F"/>
    <w:rsid w:val="007E702B"/>
    <w:rsid w:val="007F02A4"/>
    <w:rsid w:val="007F074D"/>
    <w:rsid w:val="007F145B"/>
    <w:rsid w:val="007F14E6"/>
    <w:rsid w:val="007F2D58"/>
    <w:rsid w:val="007F3454"/>
    <w:rsid w:val="007F34C0"/>
    <w:rsid w:val="007F3826"/>
    <w:rsid w:val="007F3F77"/>
    <w:rsid w:val="007F417B"/>
    <w:rsid w:val="007F4522"/>
    <w:rsid w:val="007F4843"/>
    <w:rsid w:val="007F51C8"/>
    <w:rsid w:val="007F5282"/>
    <w:rsid w:val="007F59DE"/>
    <w:rsid w:val="007F5EA6"/>
    <w:rsid w:val="007F5EDE"/>
    <w:rsid w:val="007F61C4"/>
    <w:rsid w:val="007F69DA"/>
    <w:rsid w:val="007F7073"/>
    <w:rsid w:val="007F73B6"/>
    <w:rsid w:val="007F793A"/>
    <w:rsid w:val="007F7A1C"/>
    <w:rsid w:val="00800906"/>
    <w:rsid w:val="00801240"/>
    <w:rsid w:val="00801385"/>
    <w:rsid w:val="008013DC"/>
    <w:rsid w:val="0080143B"/>
    <w:rsid w:val="008014DC"/>
    <w:rsid w:val="00801BF9"/>
    <w:rsid w:val="00801F32"/>
    <w:rsid w:val="008021DA"/>
    <w:rsid w:val="00802485"/>
    <w:rsid w:val="008029D8"/>
    <w:rsid w:val="00802A99"/>
    <w:rsid w:val="00802F86"/>
    <w:rsid w:val="00802F9C"/>
    <w:rsid w:val="008031F6"/>
    <w:rsid w:val="00803EB9"/>
    <w:rsid w:val="00804072"/>
    <w:rsid w:val="008047C2"/>
    <w:rsid w:val="00805FF8"/>
    <w:rsid w:val="00806C87"/>
    <w:rsid w:val="00807AEA"/>
    <w:rsid w:val="00807C01"/>
    <w:rsid w:val="00810529"/>
    <w:rsid w:val="00811832"/>
    <w:rsid w:val="00811893"/>
    <w:rsid w:val="008135B8"/>
    <w:rsid w:val="00814109"/>
    <w:rsid w:val="0081421F"/>
    <w:rsid w:val="008151BA"/>
    <w:rsid w:val="008156C6"/>
    <w:rsid w:val="00815AC7"/>
    <w:rsid w:val="00816FB4"/>
    <w:rsid w:val="00817178"/>
    <w:rsid w:val="00817250"/>
    <w:rsid w:val="00817CD9"/>
    <w:rsid w:val="0082093A"/>
    <w:rsid w:val="0082155A"/>
    <w:rsid w:val="008215A8"/>
    <w:rsid w:val="00821AAE"/>
    <w:rsid w:val="00821EB5"/>
    <w:rsid w:val="00823C13"/>
    <w:rsid w:val="00824002"/>
    <w:rsid w:val="00824598"/>
    <w:rsid w:val="008248FE"/>
    <w:rsid w:val="0082535D"/>
    <w:rsid w:val="0082549B"/>
    <w:rsid w:val="008257F4"/>
    <w:rsid w:val="008278E0"/>
    <w:rsid w:val="00830AA8"/>
    <w:rsid w:val="00833336"/>
    <w:rsid w:val="008336FE"/>
    <w:rsid w:val="00833D89"/>
    <w:rsid w:val="00834078"/>
    <w:rsid w:val="008347D5"/>
    <w:rsid w:val="00834CE3"/>
    <w:rsid w:val="00835575"/>
    <w:rsid w:val="00835F34"/>
    <w:rsid w:val="00836118"/>
    <w:rsid w:val="008361C2"/>
    <w:rsid w:val="008366DA"/>
    <w:rsid w:val="00840395"/>
    <w:rsid w:val="00841276"/>
    <w:rsid w:val="008435B6"/>
    <w:rsid w:val="00844A48"/>
    <w:rsid w:val="00844F0A"/>
    <w:rsid w:val="008454F2"/>
    <w:rsid w:val="008457A8"/>
    <w:rsid w:val="00847836"/>
    <w:rsid w:val="00847FDA"/>
    <w:rsid w:val="00850D9C"/>
    <w:rsid w:val="008518E2"/>
    <w:rsid w:val="008520EB"/>
    <w:rsid w:val="008546A8"/>
    <w:rsid w:val="008546F6"/>
    <w:rsid w:val="00854C48"/>
    <w:rsid w:val="00854E05"/>
    <w:rsid w:val="00854EB8"/>
    <w:rsid w:val="008550D2"/>
    <w:rsid w:val="00855268"/>
    <w:rsid w:val="008554B9"/>
    <w:rsid w:val="00855A17"/>
    <w:rsid w:val="00856085"/>
    <w:rsid w:val="00856744"/>
    <w:rsid w:val="0085697D"/>
    <w:rsid w:val="00856CCC"/>
    <w:rsid w:val="00857123"/>
    <w:rsid w:val="00857EEC"/>
    <w:rsid w:val="00860EE0"/>
    <w:rsid w:val="00862536"/>
    <w:rsid w:val="00862756"/>
    <w:rsid w:val="00862A34"/>
    <w:rsid w:val="00862AEF"/>
    <w:rsid w:val="00864835"/>
    <w:rsid w:val="0086546C"/>
    <w:rsid w:val="00865613"/>
    <w:rsid w:val="00865A20"/>
    <w:rsid w:val="00865B5C"/>
    <w:rsid w:val="00870994"/>
    <w:rsid w:val="00872A73"/>
    <w:rsid w:val="00872E7B"/>
    <w:rsid w:val="00872EA2"/>
    <w:rsid w:val="008737CE"/>
    <w:rsid w:val="00876103"/>
    <w:rsid w:val="00876599"/>
    <w:rsid w:val="00877485"/>
    <w:rsid w:val="008775BD"/>
    <w:rsid w:val="00877705"/>
    <w:rsid w:val="00877B1D"/>
    <w:rsid w:val="00880A4E"/>
    <w:rsid w:val="00880B13"/>
    <w:rsid w:val="00881AB7"/>
    <w:rsid w:val="008834BA"/>
    <w:rsid w:val="00883F2E"/>
    <w:rsid w:val="0088499C"/>
    <w:rsid w:val="0088649C"/>
    <w:rsid w:val="0088661A"/>
    <w:rsid w:val="00886B5B"/>
    <w:rsid w:val="00887A3A"/>
    <w:rsid w:val="0089057C"/>
    <w:rsid w:val="00890C8B"/>
    <w:rsid w:val="00891DEA"/>
    <w:rsid w:val="00892E83"/>
    <w:rsid w:val="00893EE2"/>
    <w:rsid w:val="0089486E"/>
    <w:rsid w:val="008951B0"/>
    <w:rsid w:val="00895772"/>
    <w:rsid w:val="00895857"/>
    <w:rsid w:val="0089676C"/>
    <w:rsid w:val="00896DBB"/>
    <w:rsid w:val="00897697"/>
    <w:rsid w:val="008A15FB"/>
    <w:rsid w:val="008A1752"/>
    <w:rsid w:val="008A3472"/>
    <w:rsid w:val="008A36B5"/>
    <w:rsid w:val="008A3A47"/>
    <w:rsid w:val="008A3B5B"/>
    <w:rsid w:val="008A4032"/>
    <w:rsid w:val="008A4FF1"/>
    <w:rsid w:val="008A5358"/>
    <w:rsid w:val="008A536E"/>
    <w:rsid w:val="008A5A3E"/>
    <w:rsid w:val="008A5BDC"/>
    <w:rsid w:val="008A659C"/>
    <w:rsid w:val="008A6C42"/>
    <w:rsid w:val="008A764A"/>
    <w:rsid w:val="008B047A"/>
    <w:rsid w:val="008B084B"/>
    <w:rsid w:val="008B0FCE"/>
    <w:rsid w:val="008B1E9F"/>
    <w:rsid w:val="008B2050"/>
    <w:rsid w:val="008B21B7"/>
    <w:rsid w:val="008B2E2D"/>
    <w:rsid w:val="008B35E5"/>
    <w:rsid w:val="008B3CF3"/>
    <w:rsid w:val="008B4511"/>
    <w:rsid w:val="008B49CB"/>
    <w:rsid w:val="008B5564"/>
    <w:rsid w:val="008B55D5"/>
    <w:rsid w:val="008B6CBE"/>
    <w:rsid w:val="008C097B"/>
    <w:rsid w:val="008C0BCE"/>
    <w:rsid w:val="008C1235"/>
    <w:rsid w:val="008C1236"/>
    <w:rsid w:val="008C1CD2"/>
    <w:rsid w:val="008C1D6A"/>
    <w:rsid w:val="008C2612"/>
    <w:rsid w:val="008C28F8"/>
    <w:rsid w:val="008C2B16"/>
    <w:rsid w:val="008C3BB1"/>
    <w:rsid w:val="008C5954"/>
    <w:rsid w:val="008C6192"/>
    <w:rsid w:val="008C684D"/>
    <w:rsid w:val="008C6996"/>
    <w:rsid w:val="008C6ED2"/>
    <w:rsid w:val="008C763C"/>
    <w:rsid w:val="008D0078"/>
    <w:rsid w:val="008D04BF"/>
    <w:rsid w:val="008D1FBB"/>
    <w:rsid w:val="008D35C4"/>
    <w:rsid w:val="008D3ED6"/>
    <w:rsid w:val="008D4044"/>
    <w:rsid w:val="008D4DA7"/>
    <w:rsid w:val="008D4FC2"/>
    <w:rsid w:val="008D6387"/>
    <w:rsid w:val="008D67DE"/>
    <w:rsid w:val="008D6D14"/>
    <w:rsid w:val="008D7344"/>
    <w:rsid w:val="008D7371"/>
    <w:rsid w:val="008D7A1B"/>
    <w:rsid w:val="008D7BE7"/>
    <w:rsid w:val="008D7CBC"/>
    <w:rsid w:val="008D7E68"/>
    <w:rsid w:val="008D7F01"/>
    <w:rsid w:val="008E0EF3"/>
    <w:rsid w:val="008E1CBB"/>
    <w:rsid w:val="008E1DCA"/>
    <w:rsid w:val="008E1F7F"/>
    <w:rsid w:val="008E217F"/>
    <w:rsid w:val="008E21F6"/>
    <w:rsid w:val="008E2828"/>
    <w:rsid w:val="008E2CFC"/>
    <w:rsid w:val="008E2E72"/>
    <w:rsid w:val="008E30CE"/>
    <w:rsid w:val="008E35DC"/>
    <w:rsid w:val="008E383B"/>
    <w:rsid w:val="008E3BEF"/>
    <w:rsid w:val="008E412E"/>
    <w:rsid w:val="008E44F4"/>
    <w:rsid w:val="008E50FF"/>
    <w:rsid w:val="008E6AE4"/>
    <w:rsid w:val="008E6AFC"/>
    <w:rsid w:val="008E70F5"/>
    <w:rsid w:val="008F012C"/>
    <w:rsid w:val="008F11DD"/>
    <w:rsid w:val="008F12AF"/>
    <w:rsid w:val="008F14EC"/>
    <w:rsid w:val="008F1CD5"/>
    <w:rsid w:val="008F34F1"/>
    <w:rsid w:val="008F3BA0"/>
    <w:rsid w:val="008F4236"/>
    <w:rsid w:val="008F43A9"/>
    <w:rsid w:val="008F5360"/>
    <w:rsid w:val="008F55B2"/>
    <w:rsid w:val="008F5A67"/>
    <w:rsid w:val="008F5C43"/>
    <w:rsid w:val="008F61F0"/>
    <w:rsid w:val="008F6586"/>
    <w:rsid w:val="008F6CC8"/>
    <w:rsid w:val="008F7A11"/>
    <w:rsid w:val="00900ACD"/>
    <w:rsid w:val="00903C61"/>
    <w:rsid w:val="009041CF"/>
    <w:rsid w:val="00906851"/>
    <w:rsid w:val="00906F6D"/>
    <w:rsid w:val="00910167"/>
    <w:rsid w:val="0091062B"/>
    <w:rsid w:val="00911112"/>
    <w:rsid w:val="00911200"/>
    <w:rsid w:val="009112DF"/>
    <w:rsid w:val="0091152B"/>
    <w:rsid w:val="0091153E"/>
    <w:rsid w:val="0091184F"/>
    <w:rsid w:val="00911E59"/>
    <w:rsid w:val="00912577"/>
    <w:rsid w:val="00912FC9"/>
    <w:rsid w:val="0091415C"/>
    <w:rsid w:val="009156BB"/>
    <w:rsid w:val="009168FA"/>
    <w:rsid w:val="00916CAF"/>
    <w:rsid w:val="00916F2D"/>
    <w:rsid w:val="00917631"/>
    <w:rsid w:val="00917CDD"/>
    <w:rsid w:val="00920900"/>
    <w:rsid w:val="00920A64"/>
    <w:rsid w:val="00920E1B"/>
    <w:rsid w:val="0092231F"/>
    <w:rsid w:val="009233EF"/>
    <w:rsid w:val="00923C28"/>
    <w:rsid w:val="00923CEB"/>
    <w:rsid w:val="00924869"/>
    <w:rsid w:val="0092487A"/>
    <w:rsid w:val="009249EC"/>
    <w:rsid w:val="0092523D"/>
    <w:rsid w:val="00925553"/>
    <w:rsid w:val="00925675"/>
    <w:rsid w:val="00925CD2"/>
    <w:rsid w:val="00926BFA"/>
    <w:rsid w:val="00926C6D"/>
    <w:rsid w:val="00927B3F"/>
    <w:rsid w:val="00930A70"/>
    <w:rsid w:val="00930C9D"/>
    <w:rsid w:val="0093181B"/>
    <w:rsid w:val="00931B8B"/>
    <w:rsid w:val="009329B0"/>
    <w:rsid w:val="00935851"/>
    <w:rsid w:val="00935CCF"/>
    <w:rsid w:val="00936425"/>
    <w:rsid w:val="009369EF"/>
    <w:rsid w:val="009373B8"/>
    <w:rsid w:val="00937A8C"/>
    <w:rsid w:val="00937BDB"/>
    <w:rsid w:val="00942A42"/>
    <w:rsid w:val="00942E99"/>
    <w:rsid w:val="009431A7"/>
    <w:rsid w:val="00943CC4"/>
    <w:rsid w:val="00943D35"/>
    <w:rsid w:val="009452D5"/>
    <w:rsid w:val="00947115"/>
    <w:rsid w:val="009477B7"/>
    <w:rsid w:val="009504B3"/>
    <w:rsid w:val="00950A05"/>
    <w:rsid w:val="00950CC5"/>
    <w:rsid w:val="00950FE2"/>
    <w:rsid w:val="009516B1"/>
    <w:rsid w:val="00951877"/>
    <w:rsid w:val="00952335"/>
    <w:rsid w:val="00952BF9"/>
    <w:rsid w:val="00953623"/>
    <w:rsid w:val="00953A77"/>
    <w:rsid w:val="0095458E"/>
    <w:rsid w:val="009558C0"/>
    <w:rsid w:val="0095694C"/>
    <w:rsid w:val="00956A0D"/>
    <w:rsid w:val="00956DEE"/>
    <w:rsid w:val="00957236"/>
    <w:rsid w:val="009572F9"/>
    <w:rsid w:val="00957A99"/>
    <w:rsid w:val="00957CB4"/>
    <w:rsid w:val="009601B1"/>
    <w:rsid w:val="009604BA"/>
    <w:rsid w:val="00960A14"/>
    <w:rsid w:val="00960BAD"/>
    <w:rsid w:val="00960E36"/>
    <w:rsid w:val="00960FDA"/>
    <w:rsid w:val="009614E3"/>
    <w:rsid w:val="009614EC"/>
    <w:rsid w:val="00961FDE"/>
    <w:rsid w:val="00962163"/>
    <w:rsid w:val="0096292A"/>
    <w:rsid w:val="00962C4A"/>
    <w:rsid w:val="00962D7C"/>
    <w:rsid w:val="00963B20"/>
    <w:rsid w:val="0096493D"/>
    <w:rsid w:val="00964D8D"/>
    <w:rsid w:val="00965620"/>
    <w:rsid w:val="0096585F"/>
    <w:rsid w:val="009658EA"/>
    <w:rsid w:val="009660F3"/>
    <w:rsid w:val="0096611E"/>
    <w:rsid w:val="00966585"/>
    <w:rsid w:val="00966698"/>
    <w:rsid w:val="009676F1"/>
    <w:rsid w:val="009715AB"/>
    <w:rsid w:val="00971824"/>
    <w:rsid w:val="00971833"/>
    <w:rsid w:val="009735F3"/>
    <w:rsid w:val="009737FD"/>
    <w:rsid w:val="00973E15"/>
    <w:rsid w:val="009740D9"/>
    <w:rsid w:val="00974F6E"/>
    <w:rsid w:val="00975495"/>
    <w:rsid w:val="0097567A"/>
    <w:rsid w:val="00975B58"/>
    <w:rsid w:val="0097656F"/>
    <w:rsid w:val="009767BE"/>
    <w:rsid w:val="00976DBE"/>
    <w:rsid w:val="00976F94"/>
    <w:rsid w:val="00977DC3"/>
    <w:rsid w:val="009800DE"/>
    <w:rsid w:val="00980A47"/>
    <w:rsid w:val="0098130F"/>
    <w:rsid w:val="0098342D"/>
    <w:rsid w:val="009845F2"/>
    <w:rsid w:val="0098556F"/>
    <w:rsid w:val="00985FA2"/>
    <w:rsid w:val="00987124"/>
    <w:rsid w:val="009874FE"/>
    <w:rsid w:val="00987C13"/>
    <w:rsid w:val="00990C85"/>
    <w:rsid w:val="009910D5"/>
    <w:rsid w:val="00992DA5"/>
    <w:rsid w:val="00993419"/>
    <w:rsid w:val="00993C8F"/>
    <w:rsid w:val="0099413E"/>
    <w:rsid w:val="009955E6"/>
    <w:rsid w:val="009956BC"/>
    <w:rsid w:val="0099706E"/>
    <w:rsid w:val="009975A4"/>
    <w:rsid w:val="00997AA9"/>
    <w:rsid w:val="00997F40"/>
    <w:rsid w:val="009A0496"/>
    <w:rsid w:val="009A0DCC"/>
    <w:rsid w:val="009A0EA0"/>
    <w:rsid w:val="009A1015"/>
    <w:rsid w:val="009A1823"/>
    <w:rsid w:val="009A1E2C"/>
    <w:rsid w:val="009A1F57"/>
    <w:rsid w:val="009A2251"/>
    <w:rsid w:val="009A2E33"/>
    <w:rsid w:val="009A3377"/>
    <w:rsid w:val="009A3AB5"/>
    <w:rsid w:val="009A4658"/>
    <w:rsid w:val="009A4709"/>
    <w:rsid w:val="009A49E9"/>
    <w:rsid w:val="009A58CC"/>
    <w:rsid w:val="009A5C14"/>
    <w:rsid w:val="009A6D4C"/>
    <w:rsid w:val="009A6E53"/>
    <w:rsid w:val="009A79A3"/>
    <w:rsid w:val="009A7FA0"/>
    <w:rsid w:val="009B0F71"/>
    <w:rsid w:val="009B1605"/>
    <w:rsid w:val="009B18D9"/>
    <w:rsid w:val="009B2DC2"/>
    <w:rsid w:val="009B2F53"/>
    <w:rsid w:val="009B3139"/>
    <w:rsid w:val="009B3CCB"/>
    <w:rsid w:val="009B3D81"/>
    <w:rsid w:val="009B417D"/>
    <w:rsid w:val="009B438D"/>
    <w:rsid w:val="009B4E51"/>
    <w:rsid w:val="009B5D2E"/>
    <w:rsid w:val="009B65A0"/>
    <w:rsid w:val="009B7D28"/>
    <w:rsid w:val="009C008B"/>
    <w:rsid w:val="009C04A9"/>
    <w:rsid w:val="009C0607"/>
    <w:rsid w:val="009C0678"/>
    <w:rsid w:val="009C0DBB"/>
    <w:rsid w:val="009C13C3"/>
    <w:rsid w:val="009C19D7"/>
    <w:rsid w:val="009C2172"/>
    <w:rsid w:val="009C2FB9"/>
    <w:rsid w:val="009C341E"/>
    <w:rsid w:val="009C35B4"/>
    <w:rsid w:val="009C37A9"/>
    <w:rsid w:val="009C3CBA"/>
    <w:rsid w:val="009C46A4"/>
    <w:rsid w:val="009C4C73"/>
    <w:rsid w:val="009C5D0E"/>
    <w:rsid w:val="009C5E9E"/>
    <w:rsid w:val="009C66DC"/>
    <w:rsid w:val="009C75A2"/>
    <w:rsid w:val="009C77F3"/>
    <w:rsid w:val="009D03E9"/>
    <w:rsid w:val="009D060E"/>
    <w:rsid w:val="009D0CCF"/>
    <w:rsid w:val="009D0EF5"/>
    <w:rsid w:val="009D20EC"/>
    <w:rsid w:val="009D2188"/>
    <w:rsid w:val="009D35DF"/>
    <w:rsid w:val="009D3EBA"/>
    <w:rsid w:val="009D3F28"/>
    <w:rsid w:val="009E0562"/>
    <w:rsid w:val="009E0868"/>
    <w:rsid w:val="009E1057"/>
    <w:rsid w:val="009E139C"/>
    <w:rsid w:val="009E2E9D"/>
    <w:rsid w:val="009E2F5A"/>
    <w:rsid w:val="009E2FE7"/>
    <w:rsid w:val="009E3281"/>
    <w:rsid w:val="009E3483"/>
    <w:rsid w:val="009E3EDA"/>
    <w:rsid w:val="009E46F8"/>
    <w:rsid w:val="009E4E19"/>
    <w:rsid w:val="009E5817"/>
    <w:rsid w:val="009E6337"/>
    <w:rsid w:val="009E6671"/>
    <w:rsid w:val="009E688D"/>
    <w:rsid w:val="009E79F6"/>
    <w:rsid w:val="009F0661"/>
    <w:rsid w:val="009F06B8"/>
    <w:rsid w:val="009F0FC8"/>
    <w:rsid w:val="009F25BC"/>
    <w:rsid w:val="009F273E"/>
    <w:rsid w:val="009F27A3"/>
    <w:rsid w:val="009F2DDC"/>
    <w:rsid w:val="009F425C"/>
    <w:rsid w:val="009F5A07"/>
    <w:rsid w:val="009F602D"/>
    <w:rsid w:val="009F6D7B"/>
    <w:rsid w:val="009F7CE2"/>
    <w:rsid w:val="00A0049A"/>
    <w:rsid w:val="00A0100F"/>
    <w:rsid w:val="00A01E91"/>
    <w:rsid w:val="00A03447"/>
    <w:rsid w:val="00A0350F"/>
    <w:rsid w:val="00A03AD8"/>
    <w:rsid w:val="00A03FC2"/>
    <w:rsid w:val="00A042DD"/>
    <w:rsid w:val="00A0446A"/>
    <w:rsid w:val="00A04612"/>
    <w:rsid w:val="00A0513E"/>
    <w:rsid w:val="00A0604C"/>
    <w:rsid w:val="00A06825"/>
    <w:rsid w:val="00A06883"/>
    <w:rsid w:val="00A072D3"/>
    <w:rsid w:val="00A07B55"/>
    <w:rsid w:val="00A108BB"/>
    <w:rsid w:val="00A10DCE"/>
    <w:rsid w:val="00A11DB5"/>
    <w:rsid w:val="00A11DE4"/>
    <w:rsid w:val="00A12965"/>
    <w:rsid w:val="00A13508"/>
    <w:rsid w:val="00A1378A"/>
    <w:rsid w:val="00A13AF7"/>
    <w:rsid w:val="00A1464F"/>
    <w:rsid w:val="00A14D95"/>
    <w:rsid w:val="00A162E6"/>
    <w:rsid w:val="00A176C4"/>
    <w:rsid w:val="00A17A9B"/>
    <w:rsid w:val="00A202ED"/>
    <w:rsid w:val="00A20614"/>
    <w:rsid w:val="00A20E3D"/>
    <w:rsid w:val="00A212B3"/>
    <w:rsid w:val="00A215D2"/>
    <w:rsid w:val="00A21CA1"/>
    <w:rsid w:val="00A2239C"/>
    <w:rsid w:val="00A23769"/>
    <w:rsid w:val="00A23A18"/>
    <w:rsid w:val="00A24026"/>
    <w:rsid w:val="00A244E9"/>
    <w:rsid w:val="00A25317"/>
    <w:rsid w:val="00A26ABE"/>
    <w:rsid w:val="00A3086E"/>
    <w:rsid w:val="00A309EC"/>
    <w:rsid w:val="00A30AEF"/>
    <w:rsid w:val="00A31124"/>
    <w:rsid w:val="00A3180E"/>
    <w:rsid w:val="00A31A39"/>
    <w:rsid w:val="00A31C72"/>
    <w:rsid w:val="00A32B54"/>
    <w:rsid w:val="00A340FF"/>
    <w:rsid w:val="00A36ADC"/>
    <w:rsid w:val="00A36F27"/>
    <w:rsid w:val="00A4068D"/>
    <w:rsid w:val="00A40866"/>
    <w:rsid w:val="00A4166E"/>
    <w:rsid w:val="00A41BC7"/>
    <w:rsid w:val="00A41EBC"/>
    <w:rsid w:val="00A41F62"/>
    <w:rsid w:val="00A429E6"/>
    <w:rsid w:val="00A42AB6"/>
    <w:rsid w:val="00A42AEB"/>
    <w:rsid w:val="00A42DFE"/>
    <w:rsid w:val="00A42FEB"/>
    <w:rsid w:val="00A431B0"/>
    <w:rsid w:val="00A44817"/>
    <w:rsid w:val="00A453A8"/>
    <w:rsid w:val="00A45926"/>
    <w:rsid w:val="00A45D7D"/>
    <w:rsid w:val="00A4644B"/>
    <w:rsid w:val="00A46874"/>
    <w:rsid w:val="00A46960"/>
    <w:rsid w:val="00A47794"/>
    <w:rsid w:val="00A47C8F"/>
    <w:rsid w:val="00A47F56"/>
    <w:rsid w:val="00A5015F"/>
    <w:rsid w:val="00A51513"/>
    <w:rsid w:val="00A51623"/>
    <w:rsid w:val="00A51C2A"/>
    <w:rsid w:val="00A51D49"/>
    <w:rsid w:val="00A524AB"/>
    <w:rsid w:val="00A525D6"/>
    <w:rsid w:val="00A52AE9"/>
    <w:rsid w:val="00A53677"/>
    <w:rsid w:val="00A53F92"/>
    <w:rsid w:val="00A53FC1"/>
    <w:rsid w:val="00A55426"/>
    <w:rsid w:val="00A55E8F"/>
    <w:rsid w:val="00A56243"/>
    <w:rsid w:val="00A56687"/>
    <w:rsid w:val="00A5680A"/>
    <w:rsid w:val="00A57004"/>
    <w:rsid w:val="00A57435"/>
    <w:rsid w:val="00A57B2B"/>
    <w:rsid w:val="00A57D7F"/>
    <w:rsid w:val="00A60094"/>
    <w:rsid w:val="00A6110D"/>
    <w:rsid w:val="00A625D0"/>
    <w:rsid w:val="00A629E6"/>
    <w:rsid w:val="00A63A80"/>
    <w:rsid w:val="00A63CE6"/>
    <w:rsid w:val="00A64F27"/>
    <w:rsid w:val="00A64FB5"/>
    <w:rsid w:val="00A655AB"/>
    <w:rsid w:val="00A65B56"/>
    <w:rsid w:val="00A66BF0"/>
    <w:rsid w:val="00A678C4"/>
    <w:rsid w:val="00A67E1A"/>
    <w:rsid w:val="00A70541"/>
    <w:rsid w:val="00A717EA"/>
    <w:rsid w:val="00A71A1D"/>
    <w:rsid w:val="00A71C77"/>
    <w:rsid w:val="00A72AF8"/>
    <w:rsid w:val="00A72F53"/>
    <w:rsid w:val="00A73AC9"/>
    <w:rsid w:val="00A73F4B"/>
    <w:rsid w:val="00A749C9"/>
    <w:rsid w:val="00A7539C"/>
    <w:rsid w:val="00A75808"/>
    <w:rsid w:val="00A75D7F"/>
    <w:rsid w:val="00A7604E"/>
    <w:rsid w:val="00A760CC"/>
    <w:rsid w:val="00A77195"/>
    <w:rsid w:val="00A7728C"/>
    <w:rsid w:val="00A778C7"/>
    <w:rsid w:val="00A8158D"/>
    <w:rsid w:val="00A8305C"/>
    <w:rsid w:val="00A83467"/>
    <w:rsid w:val="00A835F7"/>
    <w:rsid w:val="00A83AA9"/>
    <w:rsid w:val="00A83BBF"/>
    <w:rsid w:val="00A83C0B"/>
    <w:rsid w:val="00A83E2F"/>
    <w:rsid w:val="00A8474F"/>
    <w:rsid w:val="00A84861"/>
    <w:rsid w:val="00A84B68"/>
    <w:rsid w:val="00A85799"/>
    <w:rsid w:val="00A86835"/>
    <w:rsid w:val="00A86A3D"/>
    <w:rsid w:val="00A8757D"/>
    <w:rsid w:val="00A877D5"/>
    <w:rsid w:val="00A87BD2"/>
    <w:rsid w:val="00A908FF"/>
    <w:rsid w:val="00A90C82"/>
    <w:rsid w:val="00A913FC"/>
    <w:rsid w:val="00A9147D"/>
    <w:rsid w:val="00A91592"/>
    <w:rsid w:val="00A91764"/>
    <w:rsid w:val="00A918FA"/>
    <w:rsid w:val="00A91B01"/>
    <w:rsid w:val="00A91B3C"/>
    <w:rsid w:val="00A92DE0"/>
    <w:rsid w:val="00A93117"/>
    <w:rsid w:val="00A9334C"/>
    <w:rsid w:val="00A935B0"/>
    <w:rsid w:val="00A9367E"/>
    <w:rsid w:val="00A93CBF"/>
    <w:rsid w:val="00A94026"/>
    <w:rsid w:val="00A9407B"/>
    <w:rsid w:val="00A94A3D"/>
    <w:rsid w:val="00A94AD6"/>
    <w:rsid w:val="00A965B2"/>
    <w:rsid w:val="00A970DF"/>
    <w:rsid w:val="00A97610"/>
    <w:rsid w:val="00A97642"/>
    <w:rsid w:val="00AA056E"/>
    <w:rsid w:val="00AA07F5"/>
    <w:rsid w:val="00AA1B20"/>
    <w:rsid w:val="00AA3D0B"/>
    <w:rsid w:val="00AA46FA"/>
    <w:rsid w:val="00AA4B30"/>
    <w:rsid w:val="00AA5C70"/>
    <w:rsid w:val="00AA6065"/>
    <w:rsid w:val="00AA66A6"/>
    <w:rsid w:val="00AA6710"/>
    <w:rsid w:val="00AA6775"/>
    <w:rsid w:val="00AA677F"/>
    <w:rsid w:val="00AA6DE4"/>
    <w:rsid w:val="00AA768F"/>
    <w:rsid w:val="00AB0521"/>
    <w:rsid w:val="00AB06A0"/>
    <w:rsid w:val="00AB131E"/>
    <w:rsid w:val="00AB1637"/>
    <w:rsid w:val="00AB308B"/>
    <w:rsid w:val="00AB3212"/>
    <w:rsid w:val="00AB3710"/>
    <w:rsid w:val="00AB3816"/>
    <w:rsid w:val="00AB3D5A"/>
    <w:rsid w:val="00AB3FC2"/>
    <w:rsid w:val="00AB43C0"/>
    <w:rsid w:val="00AB4431"/>
    <w:rsid w:val="00AB674B"/>
    <w:rsid w:val="00AB676E"/>
    <w:rsid w:val="00AB6BFB"/>
    <w:rsid w:val="00AB768E"/>
    <w:rsid w:val="00AB7886"/>
    <w:rsid w:val="00AB7A98"/>
    <w:rsid w:val="00AC0E54"/>
    <w:rsid w:val="00AC0F74"/>
    <w:rsid w:val="00AC1630"/>
    <w:rsid w:val="00AC1AFB"/>
    <w:rsid w:val="00AC20C7"/>
    <w:rsid w:val="00AC2B04"/>
    <w:rsid w:val="00AC450C"/>
    <w:rsid w:val="00AC499E"/>
    <w:rsid w:val="00AC49A1"/>
    <w:rsid w:val="00AC4F75"/>
    <w:rsid w:val="00AC5C91"/>
    <w:rsid w:val="00AC6C33"/>
    <w:rsid w:val="00AC6D81"/>
    <w:rsid w:val="00AC7770"/>
    <w:rsid w:val="00AC77A2"/>
    <w:rsid w:val="00AC7913"/>
    <w:rsid w:val="00AD0174"/>
    <w:rsid w:val="00AD061F"/>
    <w:rsid w:val="00AD0835"/>
    <w:rsid w:val="00AD0878"/>
    <w:rsid w:val="00AD0BB0"/>
    <w:rsid w:val="00AD0DBA"/>
    <w:rsid w:val="00AD1333"/>
    <w:rsid w:val="00AD15B7"/>
    <w:rsid w:val="00AD2954"/>
    <w:rsid w:val="00AD2F81"/>
    <w:rsid w:val="00AD459E"/>
    <w:rsid w:val="00AD479F"/>
    <w:rsid w:val="00AD5189"/>
    <w:rsid w:val="00AD551B"/>
    <w:rsid w:val="00AD58ED"/>
    <w:rsid w:val="00AD6D11"/>
    <w:rsid w:val="00AD722B"/>
    <w:rsid w:val="00AD743E"/>
    <w:rsid w:val="00AD7537"/>
    <w:rsid w:val="00AE0EF8"/>
    <w:rsid w:val="00AE19D0"/>
    <w:rsid w:val="00AE318E"/>
    <w:rsid w:val="00AE3C0B"/>
    <w:rsid w:val="00AE49DB"/>
    <w:rsid w:val="00AE54CC"/>
    <w:rsid w:val="00AE5FB3"/>
    <w:rsid w:val="00AE6212"/>
    <w:rsid w:val="00AF0318"/>
    <w:rsid w:val="00AF0574"/>
    <w:rsid w:val="00AF0FC4"/>
    <w:rsid w:val="00AF1660"/>
    <w:rsid w:val="00AF29DD"/>
    <w:rsid w:val="00AF415D"/>
    <w:rsid w:val="00AF4325"/>
    <w:rsid w:val="00AF5937"/>
    <w:rsid w:val="00AF5A3C"/>
    <w:rsid w:val="00AF62B5"/>
    <w:rsid w:val="00AF690D"/>
    <w:rsid w:val="00AF6B35"/>
    <w:rsid w:val="00AF77B1"/>
    <w:rsid w:val="00AF7D83"/>
    <w:rsid w:val="00B003A9"/>
    <w:rsid w:val="00B0162A"/>
    <w:rsid w:val="00B0214B"/>
    <w:rsid w:val="00B02B46"/>
    <w:rsid w:val="00B0656D"/>
    <w:rsid w:val="00B06A5A"/>
    <w:rsid w:val="00B06AF2"/>
    <w:rsid w:val="00B07C47"/>
    <w:rsid w:val="00B10940"/>
    <w:rsid w:val="00B10F05"/>
    <w:rsid w:val="00B11383"/>
    <w:rsid w:val="00B115F6"/>
    <w:rsid w:val="00B117FD"/>
    <w:rsid w:val="00B11925"/>
    <w:rsid w:val="00B11BA2"/>
    <w:rsid w:val="00B12B1D"/>
    <w:rsid w:val="00B12E88"/>
    <w:rsid w:val="00B1349E"/>
    <w:rsid w:val="00B136FA"/>
    <w:rsid w:val="00B14C8F"/>
    <w:rsid w:val="00B1503C"/>
    <w:rsid w:val="00B153C1"/>
    <w:rsid w:val="00B157BF"/>
    <w:rsid w:val="00B16F3D"/>
    <w:rsid w:val="00B17A1A"/>
    <w:rsid w:val="00B200B9"/>
    <w:rsid w:val="00B20398"/>
    <w:rsid w:val="00B21EB7"/>
    <w:rsid w:val="00B2292D"/>
    <w:rsid w:val="00B2401F"/>
    <w:rsid w:val="00B2494F"/>
    <w:rsid w:val="00B2695B"/>
    <w:rsid w:val="00B26CFC"/>
    <w:rsid w:val="00B30256"/>
    <w:rsid w:val="00B3028F"/>
    <w:rsid w:val="00B3107F"/>
    <w:rsid w:val="00B3112A"/>
    <w:rsid w:val="00B313A1"/>
    <w:rsid w:val="00B3304C"/>
    <w:rsid w:val="00B33496"/>
    <w:rsid w:val="00B33F68"/>
    <w:rsid w:val="00B35B9C"/>
    <w:rsid w:val="00B35EC6"/>
    <w:rsid w:val="00B35F3F"/>
    <w:rsid w:val="00B3656B"/>
    <w:rsid w:val="00B37A3A"/>
    <w:rsid w:val="00B37C55"/>
    <w:rsid w:val="00B4039B"/>
    <w:rsid w:val="00B40995"/>
    <w:rsid w:val="00B40E94"/>
    <w:rsid w:val="00B411C7"/>
    <w:rsid w:val="00B4124F"/>
    <w:rsid w:val="00B4153E"/>
    <w:rsid w:val="00B419CA"/>
    <w:rsid w:val="00B4201E"/>
    <w:rsid w:val="00B437FC"/>
    <w:rsid w:val="00B45CC1"/>
    <w:rsid w:val="00B46717"/>
    <w:rsid w:val="00B468E4"/>
    <w:rsid w:val="00B475F9"/>
    <w:rsid w:val="00B47949"/>
    <w:rsid w:val="00B47A56"/>
    <w:rsid w:val="00B47CD5"/>
    <w:rsid w:val="00B50E4E"/>
    <w:rsid w:val="00B510F1"/>
    <w:rsid w:val="00B51489"/>
    <w:rsid w:val="00B519BD"/>
    <w:rsid w:val="00B51CD4"/>
    <w:rsid w:val="00B51E0A"/>
    <w:rsid w:val="00B52041"/>
    <w:rsid w:val="00B52118"/>
    <w:rsid w:val="00B527AE"/>
    <w:rsid w:val="00B52C12"/>
    <w:rsid w:val="00B5482F"/>
    <w:rsid w:val="00B54A0E"/>
    <w:rsid w:val="00B54AB7"/>
    <w:rsid w:val="00B54C79"/>
    <w:rsid w:val="00B554A0"/>
    <w:rsid w:val="00B56168"/>
    <w:rsid w:val="00B57A4D"/>
    <w:rsid w:val="00B57F44"/>
    <w:rsid w:val="00B60251"/>
    <w:rsid w:val="00B60A6F"/>
    <w:rsid w:val="00B61042"/>
    <w:rsid w:val="00B61212"/>
    <w:rsid w:val="00B62558"/>
    <w:rsid w:val="00B626EF"/>
    <w:rsid w:val="00B62CB0"/>
    <w:rsid w:val="00B639BC"/>
    <w:rsid w:val="00B64C68"/>
    <w:rsid w:val="00B6550D"/>
    <w:rsid w:val="00B661B4"/>
    <w:rsid w:val="00B662B8"/>
    <w:rsid w:val="00B7026B"/>
    <w:rsid w:val="00B710D6"/>
    <w:rsid w:val="00B7135F"/>
    <w:rsid w:val="00B716E0"/>
    <w:rsid w:val="00B7190D"/>
    <w:rsid w:val="00B71B54"/>
    <w:rsid w:val="00B722A4"/>
    <w:rsid w:val="00B72839"/>
    <w:rsid w:val="00B730F1"/>
    <w:rsid w:val="00B742DC"/>
    <w:rsid w:val="00B749D5"/>
    <w:rsid w:val="00B74FFA"/>
    <w:rsid w:val="00B753F8"/>
    <w:rsid w:val="00B75870"/>
    <w:rsid w:val="00B75EFC"/>
    <w:rsid w:val="00B76810"/>
    <w:rsid w:val="00B76E0C"/>
    <w:rsid w:val="00B770F5"/>
    <w:rsid w:val="00B80029"/>
    <w:rsid w:val="00B8029E"/>
    <w:rsid w:val="00B807EA"/>
    <w:rsid w:val="00B810CF"/>
    <w:rsid w:val="00B813C0"/>
    <w:rsid w:val="00B81605"/>
    <w:rsid w:val="00B8189F"/>
    <w:rsid w:val="00B840B3"/>
    <w:rsid w:val="00B8459D"/>
    <w:rsid w:val="00B8462F"/>
    <w:rsid w:val="00B84C47"/>
    <w:rsid w:val="00B8595B"/>
    <w:rsid w:val="00B8647A"/>
    <w:rsid w:val="00B86FE1"/>
    <w:rsid w:val="00B87579"/>
    <w:rsid w:val="00B879DA"/>
    <w:rsid w:val="00B90811"/>
    <w:rsid w:val="00B90949"/>
    <w:rsid w:val="00B90C8A"/>
    <w:rsid w:val="00B90D02"/>
    <w:rsid w:val="00B914BB"/>
    <w:rsid w:val="00B916F8"/>
    <w:rsid w:val="00B91A64"/>
    <w:rsid w:val="00B927D4"/>
    <w:rsid w:val="00B93EC1"/>
    <w:rsid w:val="00B95710"/>
    <w:rsid w:val="00B960EB"/>
    <w:rsid w:val="00B962CA"/>
    <w:rsid w:val="00B9648E"/>
    <w:rsid w:val="00B96582"/>
    <w:rsid w:val="00B96A30"/>
    <w:rsid w:val="00BA0143"/>
    <w:rsid w:val="00BA1416"/>
    <w:rsid w:val="00BA1789"/>
    <w:rsid w:val="00BA1904"/>
    <w:rsid w:val="00BA1CB4"/>
    <w:rsid w:val="00BA2255"/>
    <w:rsid w:val="00BA3FBB"/>
    <w:rsid w:val="00BA437E"/>
    <w:rsid w:val="00BA4903"/>
    <w:rsid w:val="00BA58E5"/>
    <w:rsid w:val="00BA6B43"/>
    <w:rsid w:val="00BA7278"/>
    <w:rsid w:val="00BA76D5"/>
    <w:rsid w:val="00BA7CEC"/>
    <w:rsid w:val="00BB05E2"/>
    <w:rsid w:val="00BB0644"/>
    <w:rsid w:val="00BB09A7"/>
    <w:rsid w:val="00BB150D"/>
    <w:rsid w:val="00BB1550"/>
    <w:rsid w:val="00BB2436"/>
    <w:rsid w:val="00BB2907"/>
    <w:rsid w:val="00BB3351"/>
    <w:rsid w:val="00BB3A8A"/>
    <w:rsid w:val="00BB59E1"/>
    <w:rsid w:val="00BB7338"/>
    <w:rsid w:val="00BB7B9D"/>
    <w:rsid w:val="00BC05AE"/>
    <w:rsid w:val="00BC2005"/>
    <w:rsid w:val="00BC2085"/>
    <w:rsid w:val="00BC2368"/>
    <w:rsid w:val="00BC36DC"/>
    <w:rsid w:val="00BC44F0"/>
    <w:rsid w:val="00BC490B"/>
    <w:rsid w:val="00BC4AED"/>
    <w:rsid w:val="00BC5B53"/>
    <w:rsid w:val="00BC669C"/>
    <w:rsid w:val="00BC6A4D"/>
    <w:rsid w:val="00BC72B4"/>
    <w:rsid w:val="00BC7779"/>
    <w:rsid w:val="00BC78E7"/>
    <w:rsid w:val="00BC7981"/>
    <w:rsid w:val="00BD1C8B"/>
    <w:rsid w:val="00BD22FB"/>
    <w:rsid w:val="00BD2538"/>
    <w:rsid w:val="00BD2CD3"/>
    <w:rsid w:val="00BD306C"/>
    <w:rsid w:val="00BD3A88"/>
    <w:rsid w:val="00BD4809"/>
    <w:rsid w:val="00BD541E"/>
    <w:rsid w:val="00BD5755"/>
    <w:rsid w:val="00BD6BDD"/>
    <w:rsid w:val="00BD7C3C"/>
    <w:rsid w:val="00BE021B"/>
    <w:rsid w:val="00BE0580"/>
    <w:rsid w:val="00BE0A00"/>
    <w:rsid w:val="00BE13B6"/>
    <w:rsid w:val="00BE1A2A"/>
    <w:rsid w:val="00BE1ADA"/>
    <w:rsid w:val="00BE1F68"/>
    <w:rsid w:val="00BE290A"/>
    <w:rsid w:val="00BE2AD7"/>
    <w:rsid w:val="00BE2EC4"/>
    <w:rsid w:val="00BE367B"/>
    <w:rsid w:val="00BE42C3"/>
    <w:rsid w:val="00BE4B04"/>
    <w:rsid w:val="00BE4CDD"/>
    <w:rsid w:val="00BE5F88"/>
    <w:rsid w:val="00BE6223"/>
    <w:rsid w:val="00BE6773"/>
    <w:rsid w:val="00BE6D59"/>
    <w:rsid w:val="00BE7444"/>
    <w:rsid w:val="00BE7C67"/>
    <w:rsid w:val="00BF052B"/>
    <w:rsid w:val="00BF0AF4"/>
    <w:rsid w:val="00BF28B0"/>
    <w:rsid w:val="00BF5057"/>
    <w:rsid w:val="00BF533F"/>
    <w:rsid w:val="00BF561B"/>
    <w:rsid w:val="00BF6376"/>
    <w:rsid w:val="00BF6C43"/>
    <w:rsid w:val="00BF7244"/>
    <w:rsid w:val="00BF72B1"/>
    <w:rsid w:val="00BF7CDE"/>
    <w:rsid w:val="00C00228"/>
    <w:rsid w:val="00C0047C"/>
    <w:rsid w:val="00C00854"/>
    <w:rsid w:val="00C03596"/>
    <w:rsid w:val="00C048EC"/>
    <w:rsid w:val="00C05553"/>
    <w:rsid w:val="00C0571E"/>
    <w:rsid w:val="00C05972"/>
    <w:rsid w:val="00C05D21"/>
    <w:rsid w:val="00C06796"/>
    <w:rsid w:val="00C06923"/>
    <w:rsid w:val="00C06DD4"/>
    <w:rsid w:val="00C07219"/>
    <w:rsid w:val="00C07AA6"/>
    <w:rsid w:val="00C07B8D"/>
    <w:rsid w:val="00C1230A"/>
    <w:rsid w:val="00C1326C"/>
    <w:rsid w:val="00C13295"/>
    <w:rsid w:val="00C13688"/>
    <w:rsid w:val="00C14C61"/>
    <w:rsid w:val="00C151C2"/>
    <w:rsid w:val="00C15851"/>
    <w:rsid w:val="00C1694E"/>
    <w:rsid w:val="00C17762"/>
    <w:rsid w:val="00C179D9"/>
    <w:rsid w:val="00C20B96"/>
    <w:rsid w:val="00C21825"/>
    <w:rsid w:val="00C239BA"/>
    <w:rsid w:val="00C23D37"/>
    <w:rsid w:val="00C25EC4"/>
    <w:rsid w:val="00C265FA"/>
    <w:rsid w:val="00C26658"/>
    <w:rsid w:val="00C275CF"/>
    <w:rsid w:val="00C27701"/>
    <w:rsid w:val="00C27847"/>
    <w:rsid w:val="00C30871"/>
    <w:rsid w:val="00C310C2"/>
    <w:rsid w:val="00C31212"/>
    <w:rsid w:val="00C319DF"/>
    <w:rsid w:val="00C336A7"/>
    <w:rsid w:val="00C33750"/>
    <w:rsid w:val="00C33AB5"/>
    <w:rsid w:val="00C33E8B"/>
    <w:rsid w:val="00C33F51"/>
    <w:rsid w:val="00C34866"/>
    <w:rsid w:val="00C35169"/>
    <w:rsid w:val="00C356F0"/>
    <w:rsid w:val="00C35F82"/>
    <w:rsid w:val="00C36F5E"/>
    <w:rsid w:val="00C37F28"/>
    <w:rsid w:val="00C37FA2"/>
    <w:rsid w:val="00C40D0E"/>
    <w:rsid w:val="00C41909"/>
    <w:rsid w:val="00C42886"/>
    <w:rsid w:val="00C43601"/>
    <w:rsid w:val="00C43A3D"/>
    <w:rsid w:val="00C43E6D"/>
    <w:rsid w:val="00C440C8"/>
    <w:rsid w:val="00C44255"/>
    <w:rsid w:val="00C454B4"/>
    <w:rsid w:val="00C45B11"/>
    <w:rsid w:val="00C46537"/>
    <w:rsid w:val="00C46682"/>
    <w:rsid w:val="00C46C40"/>
    <w:rsid w:val="00C47AAB"/>
    <w:rsid w:val="00C501BD"/>
    <w:rsid w:val="00C501E9"/>
    <w:rsid w:val="00C50634"/>
    <w:rsid w:val="00C51799"/>
    <w:rsid w:val="00C5189A"/>
    <w:rsid w:val="00C5198B"/>
    <w:rsid w:val="00C51AE6"/>
    <w:rsid w:val="00C51EAC"/>
    <w:rsid w:val="00C52478"/>
    <w:rsid w:val="00C52D00"/>
    <w:rsid w:val="00C5340E"/>
    <w:rsid w:val="00C53809"/>
    <w:rsid w:val="00C53966"/>
    <w:rsid w:val="00C56513"/>
    <w:rsid w:val="00C60B5A"/>
    <w:rsid w:val="00C60C08"/>
    <w:rsid w:val="00C60FA0"/>
    <w:rsid w:val="00C619C8"/>
    <w:rsid w:val="00C627A9"/>
    <w:rsid w:val="00C62BC3"/>
    <w:rsid w:val="00C6329C"/>
    <w:rsid w:val="00C63B77"/>
    <w:rsid w:val="00C63D36"/>
    <w:rsid w:val="00C63DB8"/>
    <w:rsid w:val="00C63E6C"/>
    <w:rsid w:val="00C64258"/>
    <w:rsid w:val="00C645C9"/>
    <w:rsid w:val="00C65ACB"/>
    <w:rsid w:val="00C6617B"/>
    <w:rsid w:val="00C6624E"/>
    <w:rsid w:val="00C6649C"/>
    <w:rsid w:val="00C66A8A"/>
    <w:rsid w:val="00C66C62"/>
    <w:rsid w:val="00C66EED"/>
    <w:rsid w:val="00C672C7"/>
    <w:rsid w:val="00C67D8B"/>
    <w:rsid w:val="00C7030B"/>
    <w:rsid w:val="00C70AA3"/>
    <w:rsid w:val="00C712F6"/>
    <w:rsid w:val="00C73523"/>
    <w:rsid w:val="00C73964"/>
    <w:rsid w:val="00C744DD"/>
    <w:rsid w:val="00C74AC0"/>
    <w:rsid w:val="00C74D9E"/>
    <w:rsid w:val="00C755C1"/>
    <w:rsid w:val="00C76C65"/>
    <w:rsid w:val="00C81427"/>
    <w:rsid w:val="00C81D58"/>
    <w:rsid w:val="00C81E7F"/>
    <w:rsid w:val="00C823F2"/>
    <w:rsid w:val="00C82C68"/>
    <w:rsid w:val="00C83273"/>
    <w:rsid w:val="00C83818"/>
    <w:rsid w:val="00C84581"/>
    <w:rsid w:val="00C84957"/>
    <w:rsid w:val="00C867C3"/>
    <w:rsid w:val="00C8744A"/>
    <w:rsid w:val="00C87EB8"/>
    <w:rsid w:val="00C91207"/>
    <w:rsid w:val="00C9124B"/>
    <w:rsid w:val="00C917E1"/>
    <w:rsid w:val="00C92577"/>
    <w:rsid w:val="00C92CC0"/>
    <w:rsid w:val="00C934E2"/>
    <w:rsid w:val="00C93937"/>
    <w:rsid w:val="00C95961"/>
    <w:rsid w:val="00C95C61"/>
    <w:rsid w:val="00C95EDD"/>
    <w:rsid w:val="00C96FEF"/>
    <w:rsid w:val="00C97797"/>
    <w:rsid w:val="00CA05D1"/>
    <w:rsid w:val="00CA095F"/>
    <w:rsid w:val="00CA179E"/>
    <w:rsid w:val="00CA27D5"/>
    <w:rsid w:val="00CA2A44"/>
    <w:rsid w:val="00CA32A0"/>
    <w:rsid w:val="00CA3B15"/>
    <w:rsid w:val="00CA3E4A"/>
    <w:rsid w:val="00CA43FE"/>
    <w:rsid w:val="00CA443F"/>
    <w:rsid w:val="00CA46D8"/>
    <w:rsid w:val="00CA54CF"/>
    <w:rsid w:val="00CA6357"/>
    <w:rsid w:val="00CA6897"/>
    <w:rsid w:val="00CA70D2"/>
    <w:rsid w:val="00CA7C92"/>
    <w:rsid w:val="00CA7EDA"/>
    <w:rsid w:val="00CB03EC"/>
    <w:rsid w:val="00CB0B0D"/>
    <w:rsid w:val="00CB0D66"/>
    <w:rsid w:val="00CB0DC3"/>
    <w:rsid w:val="00CB156D"/>
    <w:rsid w:val="00CB17DC"/>
    <w:rsid w:val="00CB2046"/>
    <w:rsid w:val="00CB3529"/>
    <w:rsid w:val="00CB3705"/>
    <w:rsid w:val="00CB3A8B"/>
    <w:rsid w:val="00CB44D0"/>
    <w:rsid w:val="00CB49A8"/>
    <w:rsid w:val="00CB4AB2"/>
    <w:rsid w:val="00CB53A2"/>
    <w:rsid w:val="00CB577D"/>
    <w:rsid w:val="00CB58AE"/>
    <w:rsid w:val="00CB5F8C"/>
    <w:rsid w:val="00CB6405"/>
    <w:rsid w:val="00CB6449"/>
    <w:rsid w:val="00CB726E"/>
    <w:rsid w:val="00CB7EE5"/>
    <w:rsid w:val="00CB7F39"/>
    <w:rsid w:val="00CC00D7"/>
    <w:rsid w:val="00CC1EA8"/>
    <w:rsid w:val="00CC282B"/>
    <w:rsid w:val="00CC29AD"/>
    <w:rsid w:val="00CC3354"/>
    <w:rsid w:val="00CC33DF"/>
    <w:rsid w:val="00CC37BB"/>
    <w:rsid w:val="00CC3993"/>
    <w:rsid w:val="00CC3BB2"/>
    <w:rsid w:val="00CC44C1"/>
    <w:rsid w:val="00CC534A"/>
    <w:rsid w:val="00CC5372"/>
    <w:rsid w:val="00CC5503"/>
    <w:rsid w:val="00CC5EF2"/>
    <w:rsid w:val="00CC607D"/>
    <w:rsid w:val="00CC61BE"/>
    <w:rsid w:val="00CC6D43"/>
    <w:rsid w:val="00CC7244"/>
    <w:rsid w:val="00CC7817"/>
    <w:rsid w:val="00CD0C29"/>
    <w:rsid w:val="00CD17F6"/>
    <w:rsid w:val="00CD19C6"/>
    <w:rsid w:val="00CD20C9"/>
    <w:rsid w:val="00CD2B91"/>
    <w:rsid w:val="00CD31A1"/>
    <w:rsid w:val="00CD38D2"/>
    <w:rsid w:val="00CD5054"/>
    <w:rsid w:val="00CD55C2"/>
    <w:rsid w:val="00CD5C6F"/>
    <w:rsid w:val="00CD6396"/>
    <w:rsid w:val="00CD6440"/>
    <w:rsid w:val="00CE05A9"/>
    <w:rsid w:val="00CE0E7E"/>
    <w:rsid w:val="00CE1C8B"/>
    <w:rsid w:val="00CE2F10"/>
    <w:rsid w:val="00CE331F"/>
    <w:rsid w:val="00CE35C6"/>
    <w:rsid w:val="00CE59CE"/>
    <w:rsid w:val="00CE5C7E"/>
    <w:rsid w:val="00CE66BD"/>
    <w:rsid w:val="00CE6B67"/>
    <w:rsid w:val="00CE70CD"/>
    <w:rsid w:val="00CE7570"/>
    <w:rsid w:val="00CE7DFE"/>
    <w:rsid w:val="00CE7EBC"/>
    <w:rsid w:val="00CF0135"/>
    <w:rsid w:val="00CF0296"/>
    <w:rsid w:val="00CF0A8A"/>
    <w:rsid w:val="00CF16C9"/>
    <w:rsid w:val="00CF173C"/>
    <w:rsid w:val="00CF1B73"/>
    <w:rsid w:val="00CF2D4D"/>
    <w:rsid w:val="00CF36CA"/>
    <w:rsid w:val="00CF3B73"/>
    <w:rsid w:val="00CF58B5"/>
    <w:rsid w:val="00CF5CE4"/>
    <w:rsid w:val="00CF683F"/>
    <w:rsid w:val="00CF6B89"/>
    <w:rsid w:val="00CF6BDD"/>
    <w:rsid w:val="00CF7CE1"/>
    <w:rsid w:val="00CF7E14"/>
    <w:rsid w:val="00CF7EBA"/>
    <w:rsid w:val="00D00111"/>
    <w:rsid w:val="00D001F1"/>
    <w:rsid w:val="00D03A0F"/>
    <w:rsid w:val="00D047A0"/>
    <w:rsid w:val="00D04831"/>
    <w:rsid w:val="00D051A7"/>
    <w:rsid w:val="00D061F5"/>
    <w:rsid w:val="00D063B6"/>
    <w:rsid w:val="00D06BBF"/>
    <w:rsid w:val="00D06E6C"/>
    <w:rsid w:val="00D073CF"/>
    <w:rsid w:val="00D078FA"/>
    <w:rsid w:val="00D1124E"/>
    <w:rsid w:val="00D12466"/>
    <w:rsid w:val="00D13DC2"/>
    <w:rsid w:val="00D1427B"/>
    <w:rsid w:val="00D14434"/>
    <w:rsid w:val="00D146AA"/>
    <w:rsid w:val="00D1487C"/>
    <w:rsid w:val="00D166C8"/>
    <w:rsid w:val="00D1671F"/>
    <w:rsid w:val="00D17942"/>
    <w:rsid w:val="00D17DE5"/>
    <w:rsid w:val="00D20146"/>
    <w:rsid w:val="00D20A14"/>
    <w:rsid w:val="00D21277"/>
    <w:rsid w:val="00D221A7"/>
    <w:rsid w:val="00D22E0C"/>
    <w:rsid w:val="00D23220"/>
    <w:rsid w:val="00D24239"/>
    <w:rsid w:val="00D2462E"/>
    <w:rsid w:val="00D24A33"/>
    <w:rsid w:val="00D24D1D"/>
    <w:rsid w:val="00D250BF"/>
    <w:rsid w:val="00D250EB"/>
    <w:rsid w:val="00D2510C"/>
    <w:rsid w:val="00D25853"/>
    <w:rsid w:val="00D265DD"/>
    <w:rsid w:val="00D2665E"/>
    <w:rsid w:val="00D27D1A"/>
    <w:rsid w:val="00D303F5"/>
    <w:rsid w:val="00D306BD"/>
    <w:rsid w:val="00D3182D"/>
    <w:rsid w:val="00D33C6C"/>
    <w:rsid w:val="00D33C77"/>
    <w:rsid w:val="00D33CE5"/>
    <w:rsid w:val="00D34707"/>
    <w:rsid w:val="00D34C44"/>
    <w:rsid w:val="00D354AD"/>
    <w:rsid w:val="00D3589D"/>
    <w:rsid w:val="00D35B72"/>
    <w:rsid w:val="00D35F36"/>
    <w:rsid w:val="00D36103"/>
    <w:rsid w:val="00D365A3"/>
    <w:rsid w:val="00D36659"/>
    <w:rsid w:val="00D36833"/>
    <w:rsid w:val="00D37E4F"/>
    <w:rsid w:val="00D40DF7"/>
    <w:rsid w:val="00D41B43"/>
    <w:rsid w:val="00D422F5"/>
    <w:rsid w:val="00D4250E"/>
    <w:rsid w:val="00D4280A"/>
    <w:rsid w:val="00D434B4"/>
    <w:rsid w:val="00D4383D"/>
    <w:rsid w:val="00D4439D"/>
    <w:rsid w:val="00D445F3"/>
    <w:rsid w:val="00D4470E"/>
    <w:rsid w:val="00D44EF2"/>
    <w:rsid w:val="00D45E72"/>
    <w:rsid w:val="00D4722C"/>
    <w:rsid w:val="00D47D1E"/>
    <w:rsid w:val="00D51906"/>
    <w:rsid w:val="00D537BF"/>
    <w:rsid w:val="00D53F57"/>
    <w:rsid w:val="00D54359"/>
    <w:rsid w:val="00D543E4"/>
    <w:rsid w:val="00D54A7D"/>
    <w:rsid w:val="00D55137"/>
    <w:rsid w:val="00D551D1"/>
    <w:rsid w:val="00D558B2"/>
    <w:rsid w:val="00D56030"/>
    <w:rsid w:val="00D564E4"/>
    <w:rsid w:val="00D56777"/>
    <w:rsid w:val="00D56E32"/>
    <w:rsid w:val="00D57045"/>
    <w:rsid w:val="00D5744B"/>
    <w:rsid w:val="00D5774A"/>
    <w:rsid w:val="00D604CA"/>
    <w:rsid w:val="00D61594"/>
    <w:rsid w:val="00D61816"/>
    <w:rsid w:val="00D61D0F"/>
    <w:rsid w:val="00D62457"/>
    <w:rsid w:val="00D6255F"/>
    <w:rsid w:val="00D6272E"/>
    <w:rsid w:val="00D638CC"/>
    <w:rsid w:val="00D63DFD"/>
    <w:rsid w:val="00D63FDE"/>
    <w:rsid w:val="00D64237"/>
    <w:rsid w:val="00D646AF"/>
    <w:rsid w:val="00D64CAF"/>
    <w:rsid w:val="00D65D8A"/>
    <w:rsid w:val="00D65FF5"/>
    <w:rsid w:val="00D6683D"/>
    <w:rsid w:val="00D66C1F"/>
    <w:rsid w:val="00D67B85"/>
    <w:rsid w:val="00D67BEB"/>
    <w:rsid w:val="00D70054"/>
    <w:rsid w:val="00D70765"/>
    <w:rsid w:val="00D70968"/>
    <w:rsid w:val="00D71A3D"/>
    <w:rsid w:val="00D72A42"/>
    <w:rsid w:val="00D73115"/>
    <w:rsid w:val="00D7349E"/>
    <w:rsid w:val="00D73C16"/>
    <w:rsid w:val="00D74937"/>
    <w:rsid w:val="00D74A56"/>
    <w:rsid w:val="00D74B17"/>
    <w:rsid w:val="00D751BB"/>
    <w:rsid w:val="00D75F13"/>
    <w:rsid w:val="00D7606A"/>
    <w:rsid w:val="00D76350"/>
    <w:rsid w:val="00D76D05"/>
    <w:rsid w:val="00D770F9"/>
    <w:rsid w:val="00D77BE7"/>
    <w:rsid w:val="00D77EAA"/>
    <w:rsid w:val="00D77EFA"/>
    <w:rsid w:val="00D80180"/>
    <w:rsid w:val="00D80260"/>
    <w:rsid w:val="00D80F9F"/>
    <w:rsid w:val="00D8150F"/>
    <w:rsid w:val="00D826E7"/>
    <w:rsid w:val="00D832D0"/>
    <w:rsid w:val="00D83851"/>
    <w:rsid w:val="00D83CD5"/>
    <w:rsid w:val="00D856DF"/>
    <w:rsid w:val="00D858AA"/>
    <w:rsid w:val="00D858C7"/>
    <w:rsid w:val="00D85950"/>
    <w:rsid w:val="00D86706"/>
    <w:rsid w:val="00D86917"/>
    <w:rsid w:val="00D90532"/>
    <w:rsid w:val="00D90938"/>
    <w:rsid w:val="00D9112B"/>
    <w:rsid w:val="00D915EB"/>
    <w:rsid w:val="00D918EA"/>
    <w:rsid w:val="00D91B47"/>
    <w:rsid w:val="00D92049"/>
    <w:rsid w:val="00D92EDA"/>
    <w:rsid w:val="00D93E3D"/>
    <w:rsid w:val="00D958BD"/>
    <w:rsid w:val="00D95DD1"/>
    <w:rsid w:val="00D96F1F"/>
    <w:rsid w:val="00DA0A37"/>
    <w:rsid w:val="00DA1EEF"/>
    <w:rsid w:val="00DA2B23"/>
    <w:rsid w:val="00DA31AF"/>
    <w:rsid w:val="00DA337E"/>
    <w:rsid w:val="00DA4879"/>
    <w:rsid w:val="00DA4C03"/>
    <w:rsid w:val="00DA5101"/>
    <w:rsid w:val="00DA52CC"/>
    <w:rsid w:val="00DA61BA"/>
    <w:rsid w:val="00DA68F4"/>
    <w:rsid w:val="00DA6F8A"/>
    <w:rsid w:val="00DA780E"/>
    <w:rsid w:val="00DA7C2A"/>
    <w:rsid w:val="00DB0088"/>
    <w:rsid w:val="00DB0102"/>
    <w:rsid w:val="00DB0250"/>
    <w:rsid w:val="00DB0528"/>
    <w:rsid w:val="00DB055C"/>
    <w:rsid w:val="00DB07AC"/>
    <w:rsid w:val="00DB09E0"/>
    <w:rsid w:val="00DB14E0"/>
    <w:rsid w:val="00DB19FE"/>
    <w:rsid w:val="00DB1AF3"/>
    <w:rsid w:val="00DB1D86"/>
    <w:rsid w:val="00DB21A5"/>
    <w:rsid w:val="00DB231D"/>
    <w:rsid w:val="00DB2332"/>
    <w:rsid w:val="00DB2556"/>
    <w:rsid w:val="00DB2FA0"/>
    <w:rsid w:val="00DB3676"/>
    <w:rsid w:val="00DB37D3"/>
    <w:rsid w:val="00DB3E1D"/>
    <w:rsid w:val="00DB4E87"/>
    <w:rsid w:val="00DB66F6"/>
    <w:rsid w:val="00DB675F"/>
    <w:rsid w:val="00DB6F8C"/>
    <w:rsid w:val="00DB7EE5"/>
    <w:rsid w:val="00DC233E"/>
    <w:rsid w:val="00DC249D"/>
    <w:rsid w:val="00DC2AAD"/>
    <w:rsid w:val="00DC37D6"/>
    <w:rsid w:val="00DC3805"/>
    <w:rsid w:val="00DC3A6D"/>
    <w:rsid w:val="00DC3A9F"/>
    <w:rsid w:val="00DC3B18"/>
    <w:rsid w:val="00DC3D00"/>
    <w:rsid w:val="00DC543F"/>
    <w:rsid w:val="00DC5607"/>
    <w:rsid w:val="00DC5C12"/>
    <w:rsid w:val="00DC6BFD"/>
    <w:rsid w:val="00DC7987"/>
    <w:rsid w:val="00DD0648"/>
    <w:rsid w:val="00DD0BFB"/>
    <w:rsid w:val="00DD1061"/>
    <w:rsid w:val="00DD13D8"/>
    <w:rsid w:val="00DD1570"/>
    <w:rsid w:val="00DD1BC6"/>
    <w:rsid w:val="00DD1F45"/>
    <w:rsid w:val="00DD2851"/>
    <w:rsid w:val="00DD2D2D"/>
    <w:rsid w:val="00DD2EAB"/>
    <w:rsid w:val="00DD3254"/>
    <w:rsid w:val="00DD4C0F"/>
    <w:rsid w:val="00DD586E"/>
    <w:rsid w:val="00DD5AC0"/>
    <w:rsid w:val="00DD627A"/>
    <w:rsid w:val="00DD663B"/>
    <w:rsid w:val="00DD6674"/>
    <w:rsid w:val="00DD6C07"/>
    <w:rsid w:val="00DD7710"/>
    <w:rsid w:val="00DD7A36"/>
    <w:rsid w:val="00DE04F2"/>
    <w:rsid w:val="00DE116E"/>
    <w:rsid w:val="00DE23A0"/>
    <w:rsid w:val="00DE2EA3"/>
    <w:rsid w:val="00DE310E"/>
    <w:rsid w:val="00DE3190"/>
    <w:rsid w:val="00DE41E9"/>
    <w:rsid w:val="00DE458E"/>
    <w:rsid w:val="00DE46EF"/>
    <w:rsid w:val="00DE5B5D"/>
    <w:rsid w:val="00DE618A"/>
    <w:rsid w:val="00DE73C9"/>
    <w:rsid w:val="00DF00F1"/>
    <w:rsid w:val="00DF0988"/>
    <w:rsid w:val="00DF159B"/>
    <w:rsid w:val="00DF16D9"/>
    <w:rsid w:val="00DF22AB"/>
    <w:rsid w:val="00DF2837"/>
    <w:rsid w:val="00DF2B09"/>
    <w:rsid w:val="00DF2CEC"/>
    <w:rsid w:val="00DF2E36"/>
    <w:rsid w:val="00DF3707"/>
    <w:rsid w:val="00DF43E1"/>
    <w:rsid w:val="00DF456E"/>
    <w:rsid w:val="00DF5983"/>
    <w:rsid w:val="00DF66E6"/>
    <w:rsid w:val="00DF7A6A"/>
    <w:rsid w:val="00DF7B4A"/>
    <w:rsid w:val="00E01263"/>
    <w:rsid w:val="00E0133D"/>
    <w:rsid w:val="00E01856"/>
    <w:rsid w:val="00E01AF6"/>
    <w:rsid w:val="00E05E3A"/>
    <w:rsid w:val="00E0662B"/>
    <w:rsid w:val="00E06CD4"/>
    <w:rsid w:val="00E07CB3"/>
    <w:rsid w:val="00E10785"/>
    <w:rsid w:val="00E10B00"/>
    <w:rsid w:val="00E10C35"/>
    <w:rsid w:val="00E10EA7"/>
    <w:rsid w:val="00E11393"/>
    <w:rsid w:val="00E12566"/>
    <w:rsid w:val="00E1299D"/>
    <w:rsid w:val="00E13458"/>
    <w:rsid w:val="00E13B96"/>
    <w:rsid w:val="00E13E09"/>
    <w:rsid w:val="00E14192"/>
    <w:rsid w:val="00E15E50"/>
    <w:rsid w:val="00E16D90"/>
    <w:rsid w:val="00E16F4C"/>
    <w:rsid w:val="00E175E7"/>
    <w:rsid w:val="00E209D8"/>
    <w:rsid w:val="00E21225"/>
    <w:rsid w:val="00E212E6"/>
    <w:rsid w:val="00E21441"/>
    <w:rsid w:val="00E2160E"/>
    <w:rsid w:val="00E21D85"/>
    <w:rsid w:val="00E22C3E"/>
    <w:rsid w:val="00E232F9"/>
    <w:rsid w:val="00E2367B"/>
    <w:rsid w:val="00E23DE7"/>
    <w:rsid w:val="00E23DFE"/>
    <w:rsid w:val="00E23EFB"/>
    <w:rsid w:val="00E247F0"/>
    <w:rsid w:val="00E24E19"/>
    <w:rsid w:val="00E25086"/>
    <w:rsid w:val="00E25249"/>
    <w:rsid w:val="00E260B6"/>
    <w:rsid w:val="00E2681A"/>
    <w:rsid w:val="00E26B67"/>
    <w:rsid w:val="00E276AA"/>
    <w:rsid w:val="00E27A5F"/>
    <w:rsid w:val="00E27AC6"/>
    <w:rsid w:val="00E27C75"/>
    <w:rsid w:val="00E3014D"/>
    <w:rsid w:val="00E30F88"/>
    <w:rsid w:val="00E31C1D"/>
    <w:rsid w:val="00E31D37"/>
    <w:rsid w:val="00E326D5"/>
    <w:rsid w:val="00E32C76"/>
    <w:rsid w:val="00E33008"/>
    <w:rsid w:val="00E3320F"/>
    <w:rsid w:val="00E338CC"/>
    <w:rsid w:val="00E34F69"/>
    <w:rsid w:val="00E355FA"/>
    <w:rsid w:val="00E358D0"/>
    <w:rsid w:val="00E35C09"/>
    <w:rsid w:val="00E36179"/>
    <w:rsid w:val="00E36C5E"/>
    <w:rsid w:val="00E373BB"/>
    <w:rsid w:val="00E374B4"/>
    <w:rsid w:val="00E40DD1"/>
    <w:rsid w:val="00E41922"/>
    <w:rsid w:val="00E4210F"/>
    <w:rsid w:val="00E424DB"/>
    <w:rsid w:val="00E42554"/>
    <w:rsid w:val="00E42893"/>
    <w:rsid w:val="00E429E2"/>
    <w:rsid w:val="00E431CF"/>
    <w:rsid w:val="00E44349"/>
    <w:rsid w:val="00E44A15"/>
    <w:rsid w:val="00E453F0"/>
    <w:rsid w:val="00E45A37"/>
    <w:rsid w:val="00E467AB"/>
    <w:rsid w:val="00E47559"/>
    <w:rsid w:val="00E47C5C"/>
    <w:rsid w:val="00E5039F"/>
    <w:rsid w:val="00E509EA"/>
    <w:rsid w:val="00E51695"/>
    <w:rsid w:val="00E51D7B"/>
    <w:rsid w:val="00E5255A"/>
    <w:rsid w:val="00E52647"/>
    <w:rsid w:val="00E52C55"/>
    <w:rsid w:val="00E52D3C"/>
    <w:rsid w:val="00E55231"/>
    <w:rsid w:val="00E55FF3"/>
    <w:rsid w:val="00E56274"/>
    <w:rsid w:val="00E56508"/>
    <w:rsid w:val="00E57098"/>
    <w:rsid w:val="00E574E2"/>
    <w:rsid w:val="00E6117E"/>
    <w:rsid w:val="00E614BD"/>
    <w:rsid w:val="00E61AB4"/>
    <w:rsid w:val="00E61AF7"/>
    <w:rsid w:val="00E61FD6"/>
    <w:rsid w:val="00E628E7"/>
    <w:rsid w:val="00E63174"/>
    <w:rsid w:val="00E63BAF"/>
    <w:rsid w:val="00E6569F"/>
    <w:rsid w:val="00E65A1D"/>
    <w:rsid w:val="00E66910"/>
    <w:rsid w:val="00E66AD3"/>
    <w:rsid w:val="00E72B69"/>
    <w:rsid w:val="00E7336B"/>
    <w:rsid w:val="00E73761"/>
    <w:rsid w:val="00E742AF"/>
    <w:rsid w:val="00E74C1C"/>
    <w:rsid w:val="00E75369"/>
    <w:rsid w:val="00E754F5"/>
    <w:rsid w:val="00E76181"/>
    <w:rsid w:val="00E761A9"/>
    <w:rsid w:val="00E76625"/>
    <w:rsid w:val="00E76C21"/>
    <w:rsid w:val="00E81815"/>
    <w:rsid w:val="00E81EFA"/>
    <w:rsid w:val="00E83373"/>
    <w:rsid w:val="00E83483"/>
    <w:rsid w:val="00E83CDD"/>
    <w:rsid w:val="00E83E96"/>
    <w:rsid w:val="00E847EE"/>
    <w:rsid w:val="00E84C52"/>
    <w:rsid w:val="00E84E1F"/>
    <w:rsid w:val="00E84F5E"/>
    <w:rsid w:val="00E85D63"/>
    <w:rsid w:val="00E875AB"/>
    <w:rsid w:val="00E903CD"/>
    <w:rsid w:val="00E90D52"/>
    <w:rsid w:val="00E90F2C"/>
    <w:rsid w:val="00E91486"/>
    <w:rsid w:val="00E92B23"/>
    <w:rsid w:val="00E935E3"/>
    <w:rsid w:val="00E93668"/>
    <w:rsid w:val="00E93782"/>
    <w:rsid w:val="00E937A8"/>
    <w:rsid w:val="00E93E04"/>
    <w:rsid w:val="00E95785"/>
    <w:rsid w:val="00E958DA"/>
    <w:rsid w:val="00E9695F"/>
    <w:rsid w:val="00E969B7"/>
    <w:rsid w:val="00E97CC0"/>
    <w:rsid w:val="00EA027D"/>
    <w:rsid w:val="00EA02E1"/>
    <w:rsid w:val="00EA10E3"/>
    <w:rsid w:val="00EA167A"/>
    <w:rsid w:val="00EA274D"/>
    <w:rsid w:val="00EA28F1"/>
    <w:rsid w:val="00EA3037"/>
    <w:rsid w:val="00EA32FF"/>
    <w:rsid w:val="00EA3577"/>
    <w:rsid w:val="00EA359E"/>
    <w:rsid w:val="00EA3AC0"/>
    <w:rsid w:val="00EA4371"/>
    <w:rsid w:val="00EA4A96"/>
    <w:rsid w:val="00EA5C0D"/>
    <w:rsid w:val="00EA5EC2"/>
    <w:rsid w:val="00EA662F"/>
    <w:rsid w:val="00EA673F"/>
    <w:rsid w:val="00EA6B79"/>
    <w:rsid w:val="00EA6ED8"/>
    <w:rsid w:val="00EA7B45"/>
    <w:rsid w:val="00EA7C09"/>
    <w:rsid w:val="00EB06D9"/>
    <w:rsid w:val="00EB1C6D"/>
    <w:rsid w:val="00EB1CC2"/>
    <w:rsid w:val="00EB1D62"/>
    <w:rsid w:val="00EB1F3C"/>
    <w:rsid w:val="00EB1F73"/>
    <w:rsid w:val="00EB201B"/>
    <w:rsid w:val="00EB22EF"/>
    <w:rsid w:val="00EB23DA"/>
    <w:rsid w:val="00EB32B3"/>
    <w:rsid w:val="00EB369A"/>
    <w:rsid w:val="00EB40B7"/>
    <w:rsid w:val="00EB4596"/>
    <w:rsid w:val="00EB5339"/>
    <w:rsid w:val="00EB6292"/>
    <w:rsid w:val="00EB7F4D"/>
    <w:rsid w:val="00EC0116"/>
    <w:rsid w:val="00EC08A5"/>
    <w:rsid w:val="00EC08FF"/>
    <w:rsid w:val="00EC23F1"/>
    <w:rsid w:val="00EC2DD1"/>
    <w:rsid w:val="00EC313B"/>
    <w:rsid w:val="00EC3731"/>
    <w:rsid w:val="00EC4DFD"/>
    <w:rsid w:val="00EC50CD"/>
    <w:rsid w:val="00EC5376"/>
    <w:rsid w:val="00EC5FC1"/>
    <w:rsid w:val="00EC6227"/>
    <w:rsid w:val="00EC6271"/>
    <w:rsid w:val="00EC66CD"/>
    <w:rsid w:val="00EC6CB0"/>
    <w:rsid w:val="00EC7A77"/>
    <w:rsid w:val="00EC7E56"/>
    <w:rsid w:val="00ED0EB9"/>
    <w:rsid w:val="00ED231A"/>
    <w:rsid w:val="00ED2621"/>
    <w:rsid w:val="00ED2EA0"/>
    <w:rsid w:val="00ED33D8"/>
    <w:rsid w:val="00ED3CB4"/>
    <w:rsid w:val="00ED3CBF"/>
    <w:rsid w:val="00ED429D"/>
    <w:rsid w:val="00ED44C7"/>
    <w:rsid w:val="00ED4504"/>
    <w:rsid w:val="00ED4560"/>
    <w:rsid w:val="00ED4BE7"/>
    <w:rsid w:val="00ED4BF0"/>
    <w:rsid w:val="00ED4DA6"/>
    <w:rsid w:val="00ED5194"/>
    <w:rsid w:val="00ED59D0"/>
    <w:rsid w:val="00ED5B12"/>
    <w:rsid w:val="00ED617A"/>
    <w:rsid w:val="00ED6262"/>
    <w:rsid w:val="00ED75A3"/>
    <w:rsid w:val="00ED7D8F"/>
    <w:rsid w:val="00EE11C7"/>
    <w:rsid w:val="00EE22B8"/>
    <w:rsid w:val="00EE29C4"/>
    <w:rsid w:val="00EE2C22"/>
    <w:rsid w:val="00EE2E3D"/>
    <w:rsid w:val="00EE2F74"/>
    <w:rsid w:val="00EE303E"/>
    <w:rsid w:val="00EE3236"/>
    <w:rsid w:val="00EE4EDD"/>
    <w:rsid w:val="00EE7480"/>
    <w:rsid w:val="00EF01ED"/>
    <w:rsid w:val="00EF05A2"/>
    <w:rsid w:val="00EF0868"/>
    <w:rsid w:val="00EF1310"/>
    <w:rsid w:val="00EF1662"/>
    <w:rsid w:val="00EF1F81"/>
    <w:rsid w:val="00EF2BDB"/>
    <w:rsid w:val="00EF41AF"/>
    <w:rsid w:val="00EF4836"/>
    <w:rsid w:val="00EF4DE2"/>
    <w:rsid w:val="00EF51AE"/>
    <w:rsid w:val="00EF5609"/>
    <w:rsid w:val="00EF59B6"/>
    <w:rsid w:val="00EF63B1"/>
    <w:rsid w:val="00EF694B"/>
    <w:rsid w:val="00EF6985"/>
    <w:rsid w:val="00EF69C9"/>
    <w:rsid w:val="00EF7776"/>
    <w:rsid w:val="00F01289"/>
    <w:rsid w:val="00F01653"/>
    <w:rsid w:val="00F021D2"/>
    <w:rsid w:val="00F02A27"/>
    <w:rsid w:val="00F02E14"/>
    <w:rsid w:val="00F02E1C"/>
    <w:rsid w:val="00F02E20"/>
    <w:rsid w:val="00F02EA9"/>
    <w:rsid w:val="00F03458"/>
    <w:rsid w:val="00F038C6"/>
    <w:rsid w:val="00F03C4D"/>
    <w:rsid w:val="00F03C8E"/>
    <w:rsid w:val="00F04666"/>
    <w:rsid w:val="00F046DD"/>
    <w:rsid w:val="00F052AC"/>
    <w:rsid w:val="00F06105"/>
    <w:rsid w:val="00F062B3"/>
    <w:rsid w:val="00F0698A"/>
    <w:rsid w:val="00F07296"/>
    <w:rsid w:val="00F072E2"/>
    <w:rsid w:val="00F10210"/>
    <w:rsid w:val="00F10E97"/>
    <w:rsid w:val="00F116B5"/>
    <w:rsid w:val="00F121BE"/>
    <w:rsid w:val="00F12BCD"/>
    <w:rsid w:val="00F12C20"/>
    <w:rsid w:val="00F12E1E"/>
    <w:rsid w:val="00F1413B"/>
    <w:rsid w:val="00F14634"/>
    <w:rsid w:val="00F15D1D"/>
    <w:rsid w:val="00F163C3"/>
    <w:rsid w:val="00F16585"/>
    <w:rsid w:val="00F16651"/>
    <w:rsid w:val="00F176C7"/>
    <w:rsid w:val="00F17D27"/>
    <w:rsid w:val="00F206B3"/>
    <w:rsid w:val="00F2093B"/>
    <w:rsid w:val="00F22039"/>
    <w:rsid w:val="00F223A3"/>
    <w:rsid w:val="00F236C3"/>
    <w:rsid w:val="00F23854"/>
    <w:rsid w:val="00F23FB4"/>
    <w:rsid w:val="00F249DA"/>
    <w:rsid w:val="00F25CB4"/>
    <w:rsid w:val="00F26C00"/>
    <w:rsid w:val="00F26EA5"/>
    <w:rsid w:val="00F3046A"/>
    <w:rsid w:val="00F305F7"/>
    <w:rsid w:val="00F308D9"/>
    <w:rsid w:val="00F30942"/>
    <w:rsid w:val="00F30AB0"/>
    <w:rsid w:val="00F317B6"/>
    <w:rsid w:val="00F317B9"/>
    <w:rsid w:val="00F31921"/>
    <w:rsid w:val="00F346BD"/>
    <w:rsid w:val="00F34DDF"/>
    <w:rsid w:val="00F35A14"/>
    <w:rsid w:val="00F4035B"/>
    <w:rsid w:val="00F40682"/>
    <w:rsid w:val="00F408BF"/>
    <w:rsid w:val="00F417DC"/>
    <w:rsid w:val="00F418B1"/>
    <w:rsid w:val="00F418F4"/>
    <w:rsid w:val="00F41ECA"/>
    <w:rsid w:val="00F42809"/>
    <w:rsid w:val="00F43C24"/>
    <w:rsid w:val="00F4608D"/>
    <w:rsid w:val="00F46519"/>
    <w:rsid w:val="00F47A82"/>
    <w:rsid w:val="00F519AD"/>
    <w:rsid w:val="00F52682"/>
    <w:rsid w:val="00F532FF"/>
    <w:rsid w:val="00F536DE"/>
    <w:rsid w:val="00F536F5"/>
    <w:rsid w:val="00F539AA"/>
    <w:rsid w:val="00F543E6"/>
    <w:rsid w:val="00F55670"/>
    <w:rsid w:val="00F5699A"/>
    <w:rsid w:val="00F570F9"/>
    <w:rsid w:val="00F57581"/>
    <w:rsid w:val="00F576F8"/>
    <w:rsid w:val="00F60B3D"/>
    <w:rsid w:val="00F6137E"/>
    <w:rsid w:val="00F6243A"/>
    <w:rsid w:val="00F625DA"/>
    <w:rsid w:val="00F62C86"/>
    <w:rsid w:val="00F62E91"/>
    <w:rsid w:val="00F639BF"/>
    <w:rsid w:val="00F63C6C"/>
    <w:rsid w:val="00F63CCD"/>
    <w:rsid w:val="00F64415"/>
    <w:rsid w:val="00F645DF"/>
    <w:rsid w:val="00F6556E"/>
    <w:rsid w:val="00F656F8"/>
    <w:rsid w:val="00F6657B"/>
    <w:rsid w:val="00F66583"/>
    <w:rsid w:val="00F667C6"/>
    <w:rsid w:val="00F66E67"/>
    <w:rsid w:val="00F66F37"/>
    <w:rsid w:val="00F672BD"/>
    <w:rsid w:val="00F67321"/>
    <w:rsid w:val="00F677F3"/>
    <w:rsid w:val="00F6782F"/>
    <w:rsid w:val="00F67B87"/>
    <w:rsid w:val="00F708C2"/>
    <w:rsid w:val="00F70BBB"/>
    <w:rsid w:val="00F71312"/>
    <w:rsid w:val="00F71557"/>
    <w:rsid w:val="00F71961"/>
    <w:rsid w:val="00F71A15"/>
    <w:rsid w:val="00F73083"/>
    <w:rsid w:val="00F736AA"/>
    <w:rsid w:val="00F75C64"/>
    <w:rsid w:val="00F75D62"/>
    <w:rsid w:val="00F7676D"/>
    <w:rsid w:val="00F7684C"/>
    <w:rsid w:val="00F768AA"/>
    <w:rsid w:val="00F76DBB"/>
    <w:rsid w:val="00F77149"/>
    <w:rsid w:val="00F77E99"/>
    <w:rsid w:val="00F810B6"/>
    <w:rsid w:val="00F82119"/>
    <w:rsid w:val="00F83935"/>
    <w:rsid w:val="00F83A14"/>
    <w:rsid w:val="00F83ACA"/>
    <w:rsid w:val="00F8452E"/>
    <w:rsid w:val="00F845BA"/>
    <w:rsid w:val="00F8463A"/>
    <w:rsid w:val="00F857BD"/>
    <w:rsid w:val="00F86856"/>
    <w:rsid w:val="00F86F10"/>
    <w:rsid w:val="00F87292"/>
    <w:rsid w:val="00F91C8D"/>
    <w:rsid w:val="00F91ED1"/>
    <w:rsid w:val="00F920E4"/>
    <w:rsid w:val="00F926CB"/>
    <w:rsid w:val="00F938AE"/>
    <w:rsid w:val="00F93D22"/>
    <w:rsid w:val="00F952DD"/>
    <w:rsid w:val="00F95496"/>
    <w:rsid w:val="00F96393"/>
    <w:rsid w:val="00FA1CE5"/>
    <w:rsid w:val="00FA1D3F"/>
    <w:rsid w:val="00FA2352"/>
    <w:rsid w:val="00FA2ABB"/>
    <w:rsid w:val="00FA2E6C"/>
    <w:rsid w:val="00FA371B"/>
    <w:rsid w:val="00FA3A2D"/>
    <w:rsid w:val="00FA3D40"/>
    <w:rsid w:val="00FA4101"/>
    <w:rsid w:val="00FA4A54"/>
    <w:rsid w:val="00FA575D"/>
    <w:rsid w:val="00FA5E8C"/>
    <w:rsid w:val="00FA6AE1"/>
    <w:rsid w:val="00FA7963"/>
    <w:rsid w:val="00FB02EC"/>
    <w:rsid w:val="00FB277D"/>
    <w:rsid w:val="00FB31AF"/>
    <w:rsid w:val="00FB34B7"/>
    <w:rsid w:val="00FB3EB3"/>
    <w:rsid w:val="00FB4315"/>
    <w:rsid w:val="00FB494C"/>
    <w:rsid w:val="00FB4DA0"/>
    <w:rsid w:val="00FB51A2"/>
    <w:rsid w:val="00FB54D0"/>
    <w:rsid w:val="00FB5694"/>
    <w:rsid w:val="00FB58C8"/>
    <w:rsid w:val="00FB5EE2"/>
    <w:rsid w:val="00FB6AF3"/>
    <w:rsid w:val="00FB6CC8"/>
    <w:rsid w:val="00FB74D7"/>
    <w:rsid w:val="00FB7517"/>
    <w:rsid w:val="00FB7D67"/>
    <w:rsid w:val="00FB7F00"/>
    <w:rsid w:val="00FC01EC"/>
    <w:rsid w:val="00FC0E07"/>
    <w:rsid w:val="00FC12A8"/>
    <w:rsid w:val="00FC3158"/>
    <w:rsid w:val="00FC351B"/>
    <w:rsid w:val="00FC3627"/>
    <w:rsid w:val="00FC39CD"/>
    <w:rsid w:val="00FC3FF1"/>
    <w:rsid w:val="00FC44DD"/>
    <w:rsid w:val="00FC4673"/>
    <w:rsid w:val="00FC4955"/>
    <w:rsid w:val="00FC5419"/>
    <w:rsid w:val="00FC61F4"/>
    <w:rsid w:val="00FC6B09"/>
    <w:rsid w:val="00FC75F1"/>
    <w:rsid w:val="00FC75F3"/>
    <w:rsid w:val="00FD062D"/>
    <w:rsid w:val="00FD0A18"/>
    <w:rsid w:val="00FD0B0A"/>
    <w:rsid w:val="00FD2DD3"/>
    <w:rsid w:val="00FD31DE"/>
    <w:rsid w:val="00FD33AD"/>
    <w:rsid w:val="00FD46F8"/>
    <w:rsid w:val="00FD52DE"/>
    <w:rsid w:val="00FD58D3"/>
    <w:rsid w:val="00FD5966"/>
    <w:rsid w:val="00FD5D27"/>
    <w:rsid w:val="00FD5D94"/>
    <w:rsid w:val="00FD6056"/>
    <w:rsid w:val="00FD6223"/>
    <w:rsid w:val="00FD6549"/>
    <w:rsid w:val="00FD6A49"/>
    <w:rsid w:val="00FD6B54"/>
    <w:rsid w:val="00FD74D3"/>
    <w:rsid w:val="00FD7E37"/>
    <w:rsid w:val="00FD7FD1"/>
    <w:rsid w:val="00FE0647"/>
    <w:rsid w:val="00FE1429"/>
    <w:rsid w:val="00FE1ACB"/>
    <w:rsid w:val="00FE28D4"/>
    <w:rsid w:val="00FE2E29"/>
    <w:rsid w:val="00FE2E4F"/>
    <w:rsid w:val="00FE317C"/>
    <w:rsid w:val="00FE3C11"/>
    <w:rsid w:val="00FE3DD7"/>
    <w:rsid w:val="00FE424B"/>
    <w:rsid w:val="00FE4403"/>
    <w:rsid w:val="00FE444B"/>
    <w:rsid w:val="00FE4B48"/>
    <w:rsid w:val="00FE5CDD"/>
    <w:rsid w:val="00FE6565"/>
    <w:rsid w:val="00FE7FB0"/>
    <w:rsid w:val="00FF03B7"/>
    <w:rsid w:val="00FF05EB"/>
    <w:rsid w:val="00FF1065"/>
    <w:rsid w:val="00FF3470"/>
    <w:rsid w:val="00FF3581"/>
    <w:rsid w:val="00FF3755"/>
    <w:rsid w:val="00FF44C5"/>
    <w:rsid w:val="00FF4643"/>
    <w:rsid w:val="00FF5931"/>
    <w:rsid w:val="00FF64FD"/>
    <w:rsid w:val="00FF6D50"/>
    <w:rsid w:val="00FF712D"/>
    <w:rsid w:val="00FF748B"/>
    <w:rsid w:val="00FF7A91"/>
    <w:rsid w:val="00FF7B7D"/>
    <w:rsid w:val="1D856818"/>
    <w:rsid w:val="36BF1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3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8" w:unhideWhenUsed="0" w:qFormat="1"/>
    <w:lsdException w:name="heading 2" w:uiPriority="8" w:qFormat="1"/>
    <w:lsdException w:name="heading 3" w:uiPriority="9"/>
    <w:lsdException w:name="heading 4" w:uiPriority="8" w:qFormat="1"/>
    <w:lsdException w:name="heading 5" w:uiPriority="8"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9" w:unhideWhenUsed="0"/>
    <w:lsdException w:name="Default Paragraph Font" w:uiPriority="1"/>
    <w:lsdException w:name="Subtitle" w:semiHidden="0" w:uiPriority="10" w:unhideWhenUsed="0"/>
    <w:lsdException w:name="Hyperlink" w:uiPriority="98"/>
    <w:lsdException w:name="Strong" w:semiHidden="0" w:uiPriority="21" w:unhideWhenUsed="0"/>
    <w:lsdException w:name="Emphasis" w:semiHidden="0" w:uiPriority="19" w:unhideWhenUsed="0"/>
    <w:lsdException w:name="HTML Acronym" w:uiPriority="98"/>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8" w:unhideWhenUsed="0"/>
    <w:lsdException w:name="Intense 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8" w:unhideWhenUsed="0"/>
    <w:lsdException w:name="Intense Emphasis" w:semiHidden="0" w:uiPriority="20" w:unhideWhenUsed="0" w:qFormat="1"/>
    <w:lsdException w:name="Subtle Reference" w:semiHidden="0" w:uiPriority="30" w:unhideWhenUsed="0"/>
    <w:lsdException w:name="Intense Reference" w:semiHidden="0" w:uiPriority="31" w:unhideWhenUsed="0"/>
    <w:lsdException w:name="Book Title" w:semiHidden="0" w:uiPriority="32" w:unhideWhenUsed="0"/>
    <w:lsdException w:name="Bibliography" w:uiPriority="37"/>
    <w:lsdException w:name="TOC Heading" w:uiPriority="39" w:qFormat="1"/>
  </w:latentStyles>
  <w:style w:type="paragraph" w:default="1" w:styleId="a2">
    <w:name w:val="Normal"/>
    <w:unhideWhenUsed/>
    <w:qFormat/>
    <w:rsid w:val="00110DDB"/>
    <w:rPr>
      <w:rFonts w:ascii="Calibri" w:hAnsi="Calibri"/>
      <w:sz w:val="24"/>
    </w:rPr>
  </w:style>
  <w:style w:type="paragraph" w:styleId="1">
    <w:name w:val="heading 1"/>
    <w:aliases w:val="Heading 1 or Title"/>
    <w:basedOn w:val="a2"/>
    <w:next w:val="a2"/>
    <w:link w:val="10"/>
    <w:autoRedefine/>
    <w:uiPriority w:val="8"/>
    <w:qFormat/>
    <w:rsid w:val="00501C31"/>
    <w:pPr>
      <w:pBdr>
        <w:bottom w:val="single" w:sz="12" w:space="2" w:color="F58220"/>
      </w:pBdr>
      <w:spacing w:before="240" w:after="240"/>
      <w:outlineLvl w:val="0"/>
    </w:pPr>
    <w:rPr>
      <w:rFonts w:ascii="Georgia" w:eastAsia="Calibri" w:hAnsi="Georgia" w:cs="Times New Roman"/>
      <w:color w:val="064578" w:themeColor="accent4"/>
      <w:sz w:val="64"/>
      <w:szCs w:val="20"/>
      <w:lang w:val="en-IN"/>
    </w:rPr>
  </w:style>
  <w:style w:type="paragraph" w:styleId="2">
    <w:name w:val="heading 2"/>
    <w:basedOn w:val="a2"/>
    <w:next w:val="a2"/>
    <w:link w:val="20"/>
    <w:uiPriority w:val="8"/>
    <w:unhideWhenUsed/>
    <w:qFormat/>
    <w:rsid w:val="00501C31"/>
    <w:pPr>
      <w:keepNext/>
      <w:keepLines/>
      <w:spacing w:before="40" w:after="0"/>
      <w:outlineLvl w:val="1"/>
    </w:pPr>
    <w:rPr>
      <w:rFonts w:asciiTheme="majorHAnsi" w:eastAsiaTheme="majorEastAsia" w:hAnsiTheme="majorHAnsi" w:cstheme="majorBidi"/>
      <w:color w:val="064578" w:themeColor="accent4"/>
      <w:sz w:val="40"/>
      <w:szCs w:val="26"/>
    </w:rPr>
  </w:style>
  <w:style w:type="paragraph" w:styleId="3">
    <w:name w:val="heading 3"/>
    <w:basedOn w:val="a2"/>
    <w:next w:val="a2"/>
    <w:link w:val="30"/>
    <w:uiPriority w:val="9"/>
    <w:unhideWhenUsed/>
    <w:rsid w:val="00DA61BA"/>
    <w:pPr>
      <w:keepNext/>
      <w:keepLines/>
      <w:spacing w:before="40" w:after="0"/>
      <w:outlineLvl w:val="2"/>
    </w:pPr>
    <w:rPr>
      <w:rFonts w:asciiTheme="majorHAnsi" w:eastAsiaTheme="majorEastAsia" w:hAnsiTheme="majorHAnsi" w:cstheme="majorBidi"/>
      <w:color w:val="064578" w:themeColor="accent4"/>
      <w:sz w:val="32"/>
      <w:szCs w:val="24"/>
    </w:rPr>
  </w:style>
  <w:style w:type="paragraph" w:styleId="4">
    <w:name w:val="heading 4"/>
    <w:aliases w:val="Heading 4 Numbering"/>
    <w:basedOn w:val="a2"/>
    <w:next w:val="a2"/>
    <w:link w:val="40"/>
    <w:uiPriority w:val="8"/>
    <w:unhideWhenUsed/>
    <w:qFormat/>
    <w:rsid w:val="008A5BDC"/>
    <w:pPr>
      <w:keepNext/>
      <w:keepLines/>
      <w:numPr>
        <w:numId w:val="3"/>
      </w:numPr>
      <w:spacing w:before="240" w:after="0"/>
      <w:ind w:left="720" w:hanging="720"/>
      <w:outlineLvl w:val="3"/>
    </w:pPr>
    <w:rPr>
      <w:rFonts w:asciiTheme="majorHAnsi" w:eastAsiaTheme="majorEastAsia" w:hAnsiTheme="majorHAnsi" w:cstheme="majorBidi"/>
      <w:iCs/>
      <w:color w:val="064578" w:themeColor="accent4"/>
      <w:sz w:val="32"/>
      <w:szCs w:val="56"/>
      <w:lang w:val="en-IN"/>
    </w:rPr>
  </w:style>
  <w:style w:type="paragraph" w:styleId="5">
    <w:name w:val="heading 5"/>
    <w:basedOn w:val="a2"/>
    <w:next w:val="a2"/>
    <w:link w:val="50"/>
    <w:uiPriority w:val="8"/>
    <w:unhideWhenUsed/>
    <w:qFormat/>
    <w:rsid w:val="00C7030B"/>
    <w:pPr>
      <w:keepNext/>
      <w:keepLines/>
      <w:spacing w:before="40" w:after="0"/>
      <w:outlineLvl w:val="4"/>
    </w:pPr>
    <w:rPr>
      <w:rFonts w:eastAsiaTheme="majorEastAsia" w:cstheme="majorBidi"/>
      <w:b/>
      <w:color w:val="064578" w:themeColor="accent4"/>
      <w:sz w:val="28"/>
    </w:rPr>
  </w:style>
  <w:style w:type="paragraph" w:styleId="6">
    <w:name w:val="heading 6"/>
    <w:basedOn w:val="a2"/>
    <w:next w:val="a2"/>
    <w:link w:val="60"/>
    <w:uiPriority w:val="9"/>
    <w:unhideWhenUsed/>
    <w:qFormat/>
    <w:rsid w:val="005E2260"/>
    <w:pPr>
      <w:keepNext/>
      <w:keepLines/>
      <w:spacing w:before="40" w:after="0"/>
      <w:outlineLvl w:val="5"/>
    </w:pPr>
    <w:rPr>
      <w:rFonts w:asciiTheme="majorHAnsi" w:eastAsiaTheme="majorEastAsia" w:hAnsiTheme="majorHAnsi" w:cstheme="majorBidi"/>
      <w:color w:val="071C2E"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Заголовок 4 Знак"/>
    <w:aliases w:val="Heading 4 Numbering Знак"/>
    <w:basedOn w:val="a3"/>
    <w:link w:val="4"/>
    <w:uiPriority w:val="8"/>
    <w:rsid w:val="008A5BDC"/>
    <w:rPr>
      <w:rFonts w:asciiTheme="majorHAnsi" w:eastAsiaTheme="majorEastAsia" w:hAnsiTheme="majorHAnsi" w:cstheme="majorBidi"/>
      <w:iCs/>
      <w:color w:val="064578" w:themeColor="accent4"/>
      <w:sz w:val="32"/>
      <w:szCs w:val="56"/>
      <w:lang w:val="en-IN"/>
    </w:rPr>
  </w:style>
  <w:style w:type="table" w:styleId="a6">
    <w:name w:val="Table Grid"/>
    <w:basedOn w:val="a4"/>
    <w:uiPriority w:val="39"/>
    <w:rsid w:val="0020000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Intense Emphasis"/>
    <w:basedOn w:val="a3"/>
    <w:uiPriority w:val="20"/>
    <w:qFormat/>
    <w:rsid w:val="00E21441"/>
    <w:rPr>
      <w:i w:val="0"/>
      <w:iCs/>
      <w:color w:val="F58220" w:themeColor="accent2"/>
    </w:rPr>
  </w:style>
  <w:style w:type="paragraph" w:styleId="a8">
    <w:name w:val="Intense Quote"/>
    <w:basedOn w:val="a2"/>
    <w:next w:val="a2"/>
    <w:link w:val="a9"/>
    <w:uiPriority w:val="29"/>
    <w:qFormat/>
    <w:rsid w:val="001A11FD"/>
    <w:pPr>
      <w:pBdr>
        <w:top w:val="single" w:sz="4" w:space="10" w:color="0E3A5E" w:themeColor="accent1"/>
        <w:bottom w:val="single" w:sz="4" w:space="10" w:color="0E3A5E" w:themeColor="accent1"/>
      </w:pBdr>
      <w:spacing w:before="360" w:after="360"/>
      <w:ind w:left="864" w:right="864"/>
      <w:jc w:val="center"/>
    </w:pPr>
    <w:rPr>
      <w:i/>
      <w:iCs/>
      <w:color w:val="F58220" w:themeColor="accent2"/>
    </w:rPr>
  </w:style>
  <w:style w:type="paragraph" w:customStyle="1" w:styleId="TableText">
    <w:name w:val="Table Text"/>
    <w:basedOn w:val="a2"/>
    <w:rsid w:val="00C56513"/>
    <w:pPr>
      <w:framePr w:hSpace="180" w:wrap="around" w:vAnchor="page" w:hAnchor="text" w:y="5449"/>
      <w:suppressLineNumbers/>
      <w:spacing w:before="60" w:after="60" w:line="240" w:lineRule="auto"/>
    </w:pPr>
    <w:rPr>
      <w:rFonts w:cstheme="minorHAnsi"/>
      <w:szCs w:val="20"/>
      <w:lang w:val="en-IN"/>
    </w:rPr>
  </w:style>
  <w:style w:type="paragraph" w:styleId="aa">
    <w:name w:val="header"/>
    <w:basedOn w:val="a2"/>
    <w:link w:val="ab"/>
    <w:uiPriority w:val="99"/>
    <w:unhideWhenUsed/>
    <w:rsid w:val="00575FE2"/>
    <w:pPr>
      <w:tabs>
        <w:tab w:val="center" w:pos="4680"/>
        <w:tab w:val="right" w:pos="9360"/>
      </w:tabs>
      <w:spacing w:after="0" w:line="240" w:lineRule="auto"/>
    </w:pPr>
  </w:style>
  <w:style w:type="character" w:customStyle="1" w:styleId="10">
    <w:name w:val="Заголовок 1 Знак"/>
    <w:aliases w:val="Heading 1 or Title Знак"/>
    <w:basedOn w:val="a3"/>
    <w:link w:val="1"/>
    <w:uiPriority w:val="8"/>
    <w:rsid w:val="00501C31"/>
    <w:rPr>
      <w:rFonts w:ascii="Georgia" w:eastAsia="Calibri" w:hAnsi="Georgia" w:cs="Times New Roman"/>
      <w:color w:val="064578" w:themeColor="accent4"/>
      <w:sz w:val="64"/>
      <w:szCs w:val="20"/>
      <w:lang w:val="en-IN"/>
    </w:rPr>
  </w:style>
  <w:style w:type="paragraph" w:styleId="a1">
    <w:name w:val="Title"/>
    <w:aliases w:val="List Bullets"/>
    <w:basedOn w:val="a2"/>
    <w:next w:val="a2"/>
    <w:link w:val="ac"/>
    <w:uiPriority w:val="9"/>
    <w:rsid w:val="00EE2E3D"/>
    <w:pPr>
      <w:numPr>
        <w:numId w:val="4"/>
      </w:numPr>
      <w:contextualSpacing/>
    </w:pPr>
    <w:rPr>
      <w:rFonts w:cstheme="minorHAnsi"/>
      <w:szCs w:val="24"/>
    </w:rPr>
  </w:style>
  <w:style w:type="paragraph" w:styleId="ad">
    <w:name w:val="footer"/>
    <w:basedOn w:val="a2"/>
    <w:link w:val="ae"/>
    <w:uiPriority w:val="99"/>
    <w:unhideWhenUsed/>
    <w:rsid w:val="00EC2DD1"/>
    <w:pPr>
      <w:tabs>
        <w:tab w:val="center" w:pos="4680"/>
        <w:tab w:val="right" w:pos="9360"/>
      </w:tabs>
      <w:spacing w:after="0" w:line="240" w:lineRule="auto"/>
      <w:jc w:val="right"/>
    </w:pPr>
  </w:style>
  <w:style w:type="character" w:customStyle="1" w:styleId="ac">
    <w:name w:val="Название Знак"/>
    <w:aliases w:val="List Bullets Знак"/>
    <w:basedOn w:val="a3"/>
    <w:link w:val="a1"/>
    <w:uiPriority w:val="9"/>
    <w:rsid w:val="008A15FB"/>
    <w:rPr>
      <w:rFonts w:ascii="Calibri" w:hAnsi="Calibri" w:cstheme="minorHAnsi"/>
      <w:sz w:val="24"/>
      <w:szCs w:val="24"/>
    </w:rPr>
  </w:style>
  <w:style w:type="paragraph" w:customStyle="1" w:styleId="Tabletitle">
    <w:name w:val="Table title"/>
    <w:basedOn w:val="a2"/>
    <w:rsid w:val="00763894"/>
    <w:pPr>
      <w:spacing w:after="0" w:line="200" w:lineRule="atLeast"/>
    </w:pPr>
    <w:rPr>
      <w:b/>
      <w:color w:val="163147" w:themeColor="accent3"/>
      <w:sz w:val="17"/>
    </w:rPr>
  </w:style>
  <w:style w:type="character" w:styleId="af">
    <w:name w:val="Placeholder Text"/>
    <w:basedOn w:val="a3"/>
    <w:uiPriority w:val="99"/>
    <w:semiHidden/>
    <w:rsid w:val="00200002"/>
    <w:rPr>
      <w:color w:val="808080"/>
    </w:rPr>
  </w:style>
  <w:style w:type="character" w:customStyle="1" w:styleId="ae">
    <w:name w:val="Нижний колонтитул Знак"/>
    <w:basedOn w:val="a3"/>
    <w:link w:val="ad"/>
    <w:uiPriority w:val="99"/>
    <w:rsid w:val="00EC2DD1"/>
  </w:style>
  <w:style w:type="character" w:customStyle="1" w:styleId="20">
    <w:name w:val="Заголовок 2 Знак"/>
    <w:basedOn w:val="a3"/>
    <w:link w:val="2"/>
    <w:uiPriority w:val="8"/>
    <w:rsid w:val="00501C31"/>
    <w:rPr>
      <w:rFonts w:asciiTheme="majorHAnsi" w:eastAsiaTheme="majorEastAsia" w:hAnsiTheme="majorHAnsi" w:cstheme="majorBidi"/>
      <w:color w:val="064578" w:themeColor="accent4"/>
      <w:sz w:val="40"/>
      <w:szCs w:val="26"/>
    </w:rPr>
  </w:style>
  <w:style w:type="character" w:customStyle="1" w:styleId="30">
    <w:name w:val="Заголовок 3 Знак"/>
    <w:basedOn w:val="a3"/>
    <w:link w:val="3"/>
    <w:uiPriority w:val="9"/>
    <w:rsid w:val="00DA61BA"/>
    <w:rPr>
      <w:rFonts w:asciiTheme="majorHAnsi" w:eastAsiaTheme="majorEastAsia" w:hAnsiTheme="majorHAnsi" w:cstheme="majorBidi"/>
      <w:color w:val="064578" w:themeColor="accent4"/>
      <w:sz w:val="32"/>
      <w:szCs w:val="24"/>
    </w:rPr>
  </w:style>
  <w:style w:type="character" w:customStyle="1" w:styleId="50">
    <w:name w:val="Заголовок 5 Знак"/>
    <w:basedOn w:val="a3"/>
    <w:link w:val="5"/>
    <w:uiPriority w:val="8"/>
    <w:rsid w:val="00C7030B"/>
    <w:rPr>
      <w:rFonts w:ascii="Calibri" w:eastAsiaTheme="majorEastAsia" w:hAnsi="Calibri" w:cstheme="majorBidi"/>
      <w:b/>
      <w:color w:val="064578" w:themeColor="accent4"/>
      <w:sz w:val="28"/>
    </w:rPr>
  </w:style>
  <w:style w:type="character" w:styleId="af0">
    <w:name w:val="Hyperlink"/>
    <w:basedOn w:val="a3"/>
    <w:uiPriority w:val="98"/>
    <w:unhideWhenUsed/>
    <w:rsid w:val="006D63C6"/>
    <w:rPr>
      <w:color w:val="4682B4" w:themeColor="hyperlink"/>
      <w:u w:val="single"/>
    </w:rPr>
  </w:style>
  <w:style w:type="paragraph" w:customStyle="1" w:styleId="Legaltext">
    <w:name w:val="Legal text"/>
    <w:basedOn w:val="a2"/>
    <w:qFormat/>
    <w:rsid w:val="001521B0"/>
    <w:pPr>
      <w:spacing w:after="0" w:line="180" w:lineRule="atLeast"/>
      <w:ind w:left="450" w:right="412"/>
    </w:pPr>
    <w:rPr>
      <w:rFonts w:cstheme="minorHAnsi"/>
      <w:iCs/>
      <w:color w:val="767171" w:themeColor="background2" w:themeShade="80"/>
      <w:sz w:val="16"/>
      <w:szCs w:val="16"/>
    </w:rPr>
  </w:style>
  <w:style w:type="character" w:styleId="af1">
    <w:name w:val="Book Title"/>
    <w:basedOn w:val="a3"/>
    <w:uiPriority w:val="32"/>
    <w:rsid w:val="001A11FD"/>
    <w:rPr>
      <w:rFonts w:ascii="Calibri" w:hAnsi="Calibri"/>
      <w:b/>
      <w:bCs/>
      <w:i/>
      <w:iCs/>
      <w:color w:val="F58220" w:themeColor="accent2"/>
      <w:spacing w:val="5"/>
      <w:sz w:val="24"/>
    </w:rPr>
  </w:style>
  <w:style w:type="table" w:customStyle="1" w:styleId="TableGrid1">
    <w:name w:val="Table Grid1"/>
    <w:basedOn w:val="a4"/>
    <w:next w:val="a6"/>
    <w:uiPriority w:val="39"/>
    <w:rsid w:val="0007556A"/>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s">
    <w:name w:val="Table headings"/>
    <w:basedOn w:val="a2"/>
    <w:rsid w:val="00002EAD"/>
    <w:pPr>
      <w:spacing w:before="60" w:after="60" w:line="240" w:lineRule="auto"/>
    </w:pPr>
    <w:rPr>
      <w:rFonts w:eastAsia="Times New Roman" w:cs="Times New Roman"/>
      <w:b/>
      <w:bCs/>
      <w:color w:val="064578" w:themeColor="accent4"/>
      <w:szCs w:val="20"/>
    </w:rPr>
  </w:style>
  <w:style w:type="paragraph" w:customStyle="1" w:styleId="NameTitle">
    <w:name w:val="Name Title"/>
    <w:basedOn w:val="4"/>
    <w:rsid w:val="0070369D"/>
    <w:pPr>
      <w:framePr w:hSpace="180" w:wrap="around" w:vAnchor="page" w:hAnchor="text" w:y="5449"/>
      <w:numPr>
        <w:numId w:val="0"/>
      </w:numPr>
      <w:spacing w:line="240" w:lineRule="auto"/>
      <w:outlineLvl w:val="9"/>
    </w:pPr>
    <w:rPr>
      <w:rFonts w:asciiTheme="minorHAnsi" w:eastAsia="Times New Roman" w:hAnsiTheme="minorHAnsi" w:cs="Times New Roman"/>
      <w:b/>
      <w:bCs/>
      <w:iCs w:val="0"/>
      <w:color w:val="F58220" w:themeColor="accent2"/>
      <w:sz w:val="24"/>
      <w:szCs w:val="20"/>
    </w:rPr>
  </w:style>
  <w:style w:type="paragraph" w:customStyle="1" w:styleId="Legaltextheading">
    <w:name w:val="Legal text heading"/>
    <w:basedOn w:val="Legaltext"/>
    <w:qFormat/>
    <w:rsid w:val="00821EB5"/>
    <w:pPr>
      <w:spacing w:before="11000"/>
    </w:pPr>
    <w:rPr>
      <w:b/>
      <w:sz w:val="20"/>
    </w:rPr>
  </w:style>
  <w:style w:type="paragraph" w:styleId="11">
    <w:name w:val="toc 1"/>
    <w:basedOn w:val="a2"/>
    <w:next w:val="a2"/>
    <w:autoRedefine/>
    <w:uiPriority w:val="39"/>
    <w:semiHidden/>
    <w:unhideWhenUsed/>
    <w:rsid w:val="004071BE"/>
    <w:pPr>
      <w:spacing w:after="100"/>
    </w:pPr>
  </w:style>
  <w:style w:type="character" w:styleId="HTML">
    <w:name w:val="HTML Acronym"/>
    <w:basedOn w:val="a3"/>
    <w:uiPriority w:val="98"/>
    <w:unhideWhenUsed/>
    <w:rsid w:val="004071BE"/>
  </w:style>
  <w:style w:type="character" w:styleId="af2">
    <w:name w:val="Intense Reference"/>
    <w:basedOn w:val="a3"/>
    <w:uiPriority w:val="31"/>
    <w:rsid w:val="00002EAD"/>
    <w:rPr>
      <w:b/>
      <w:bCs/>
      <w:smallCaps/>
      <w:color w:val="064578" w:themeColor="accent4"/>
      <w:spacing w:val="5"/>
    </w:rPr>
  </w:style>
  <w:style w:type="character" w:styleId="af3">
    <w:name w:val="Emphasis"/>
    <w:basedOn w:val="a3"/>
    <w:uiPriority w:val="19"/>
    <w:rsid w:val="001A11FD"/>
    <w:rPr>
      <w:rFonts w:asciiTheme="minorHAnsi" w:hAnsiTheme="minorHAnsi"/>
      <w:i/>
      <w:iCs/>
      <w:color w:val="auto"/>
      <w:sz w:val="22"/>
    </w:rPr>
  </w:style>
  <w:style w:type="character" w:customStyle="1" w:styleId="a9">
    <w:name w:val="Выделенная цитата Знак"/>
    <w:basedOn w:val="a3"/>
    <w:link w:val="a8"/>
    <w:uiPriority w:val="29"/>
    <w:rsid w:val="001A11FD"/>
    <w:rPr>
      <w:i/>
      <w:iCs/>
      <w:color w:val="F58220" w:themeColor="accent2"/>
    </w:rPr>
  </w:style>
  <w:style w:type="paragraph" w:customStyle="1" w:styleId="ListNumbers">
    <w:name w:val="List Numbers"/>
    <w:basedOn w:val="a"/>
    <w:qFormat/>
    <w:rsid w:val="00EE2E3D"/>
    <w:rPr>
      <w:rFonts w:cstheme="minorHAnsi"/>
      <w:szCs w:val="24"/>
    </w:rPr>
  </w:style>
  <w:style w:type="paragraph" w:customStyle="1" w:styleId="Instructions">
    <w:name w:val="Instructions"/>
    <w:basedOn w:val="a2"/>
    <w:qFormat/>
    <w:rsid w:val="00900ACD"/>
    <w:pPr>
      <w:numPr>
        <w:ilvl w:val="1"/>
      </w:numPr>
    </w:pPr>
    <w:rPr>
      <w:rFonts w:eastAsiaTheme="minorEastAsia"/>
      <w:color w:val="FF0000"/>
      <w:spacing w:val="15"/>
    </w:rPr>
  </w:style>
  <w:style w:type="paragraph" w:styleId="a0">
    <w:name w:val="List Bullet"/>
    <w:basedOn w:val="a2"/>
    <w:uiPriority w:val="99"/>
    <w:semiHidden/>
    <w:unhideWhenUsed/>
    <w:rsid w:val="008A15FB"/>
    <w:pPr>
      <w:numPr>
        <w:numId w:val="1"/>
      </w:numPr>
      <w:contextualSpacing/>
    </w:pPr>
  </w:style>
  <w:style w:type="character" w:customStyle="1" w:styleId="ab">
    <w:name w:val="Верхний колонтитул Знак"/>
    <w:basedOn w:val="a3"/>
    <w:link w:val="aa"/>
    <w:uiPriority w:val="99"/>
    <w:rsid w:val="00575FE2"/>
  </w:style>
  <w:style w:type="paragraph" w:styleId="a">
    <w:name w:val="List Number"/>
    <w:basedOn w:val="a2"/>
    <w:uiPriority w:val="99"/>
    <w:semiHidden/>
    <w:unhideWhenUsed/>
    <w:rsid w:val="00EE2E3D"/>
    <w:pPr>
      <w:numPr>
        <w:numId w:val="2"/>
      </w:numPr>
      <w:contextualSpacing/>
    </w:pPr>
  </w:style>
  <w:style w:type="character" w:customStyle="1" w:styleId="UnresolvedMention1">
    <w:name w:val="Unresolved Mention1"/>
    <w:basedOn w:val="a3"/>
    <w:uiPriority w:val="99"/>
    <w:semiHidden/>
    <w:unhideWhenUsed/>
    <w:rsid w:val="00BF7CDE"/>
    <w:rPr>
      <w:color w:val="605E5C"/>
      <w:shd w:val="clear" w:color="auto" w:fill="E1DFDD"/>
    </w:rPr>
  </w:style>
  <w:style w:type="paragraph" w:customStyle="1" w:styleId="BulletNumberings">
    <w:name w:val="Bullet Numberings"/>
    <w:basedOn w:val="a2"/>
    <w:rsid w:val="00501C31"/>
    <w:pPr>
      <w:numPr>
        <w:numId w:val="5"/>
      </w:numPr>
      <w:spacing w:before="120" w:after="120" w:line="240" w:lineRule="auto"/>
      <w:ind w:left="0" w:firstLine="0"/>
    </w:pPr>
    <w:rPr>
      <w:rFonts w:cstheme="majorHAnsi"/>
      <w:color w:val="000000" w:themeColor="text1"/>
      <w:szCs w:val="56"/>
      <w:lang w:val="en-IN"/>
    </w:rPr>
  </w:style>
  <w:style w:type="paragraph" w:customStyle="1" w:styleId="BulletsHeading">
    <w:name w:val="Bullets Heading"/>
    <w:basedOn w:val="a2"/>
    <w:rsid w:val="00501C31"/>
    <w:pPr>
      <w:spacing w:before="480" w:after="0" w:line="240" w:lineRule="auto"/>
    </w:pPr>
    <w:rPr>
      <w:rFonts w:cstheme="majorHAnsi"/>
      <w:b/>
      <w:color w:val="000000" w:themeColor="text1"/>
      <w:sz w:val="28"/>
      <w:szCs w:val="56"/>
      <w:lang w:val="en-IN"/>
    </w:rPr>
  </w:style>
  <w:style w:type="paragraph" w:customStyle="1" w:styleId="BulletPoints">
    <w:name w:val="Bullet Points"/>
    <w:basedOn w:val="a2"/>
    <w:qFormat/>
    <w:rsid w:val="007007AD"/>
    <w:pPr>
      <w:numPr>
        <w:numId w:val="6"/>
      </w:numPr>
      <w:spacing w:before="120" w:after="120" w:line="240" w:lineRule="auto"/>
      <w:ind w:left="180" w:hanging="90"/>
    </w:pPr>
    <w:rPr>
      <w:rFonts w:cstheme="majorHAnsi"/>
      <w:color w:val="000000" w:themeColor="text1"/>
      <w:szCs w:val="56"/>
      <w:lang w:val="en-IN"/>
    </w:rPr>
  </w:style>
  <w:style w:type="character" w:styleId="af4">
    <w:name w:val="Subtle Reference"/>
    <w:basedOn w:val="a3"/>
    <w:uiPriority w:val="30"/>
    <w:rsid w:val="002B5BA2"/>
    <w:rPr>
      <w:smallCaps/>
      <w:color w:val="5A5A5A" w:themeColor="text1" w:themeTint="A5"/>
    </w:rPr>
  </w:style>
  <w:style w:type="character" w:styleId="af5">
    <w:name w:val="Subtle Emphasis"/>
    <w:basedOn w:val="a3"/>
    <w:uiPriority w:val="18"/>
    <w:rsid w:val="002B5BA2"/>
    <w:rPr>
      <w:i/>
      <w:iCs/>
      <w:color w:val="404040" w:themeColor="text1" w:themeTint="BF"/>
    </w:rPr>
  </w:style>
  <w:style w:type="character" w:styleId="af6">
    <w:name w:val="Strong"/>
    <w:uiPriority w:val="21"/>
    <w:rsid w:val="005D2181"/>
    <w:rPr>
      <w:b/>
    </w:rPr>
  </w:style>
  <w:style w:type="character" w:customStyle="1" w:styleId="60">
    <w:name w:val="Заголовок 6 Знак"/>
    <w:basedOn w:val="a3"/>
    <w:link w:val="6"/>
    <w:uiPriority w:val="9"/>
    <w:rsid w:val="005E2260"/>
    <w:rPr>
      <w:rFonts w:asciiTheme="majorHAnsi" w:eastAsiaTheme="majorEastAsia" w:hAnsiTheme="majorHAnsi" w:cstheme="majorBidi"/>
      <w:color w:val="071C2E" w:themeColor="accent1" w:themeShade="7F"/>
      <w:sz w:val="24"/>
    </w:rPr>
  </w:style>
  <w:style w:type="paragraph" w:customStyle="1" w:styleId="InfoPanel">
    <w:name w:val="Info Panel"/>
    <w:link w:val="InfoPanelChar"/>
    <w:rsid w:val="00F317B6"/>
    <w:pPr>
      <w:spacing w:after="200" w:line="240" w:lineRule="auto"/>
    </w:pPr>
    <w:rPr>
      <w:rFonts w:ascii="Arial" w:hAnsi="Arial"/>
      <w:color w:val="626A70"/>
      <w:lang w:val="en-GB"/>
    </w:rPr>
  </w:style>
  <w:style w:type="character" w:customStyle="1" w:styleId="InfoPanelChar">
    <w:name w:val="Info Panel Char"/>
    <w:basedOn w:val="a3"/>
    <w:link w:val="InfoPanel"/>
    <w:rsid w:val="00F317B6"/>
    <w:rPr>
      <w:rFonts w:ascii="Arial" w:hAnsi="Arial"/>
      <w:color w:val="626A70"/>
      <w:lang w:val="en-GB"/>
    </w:rPr>
  </w:style>
  <w:style w:type="table" w:customStyle="1" w:styleId="TableGrid">
    <w:name w:val="TableGrid"/>
    <w:rsid w:val="00F317B6"/>
    <w:pPr>
      <w:spacing w:after="0" w:line="240" w:lineRule="auto"/>
    </w:pPr>
    <w:rPr>
      <w:rFonts w:eastAsiaTheme="minorEastAsia"/>
      <w:lang w:val="nb-NO" w:eastAsia="nb-NO"/>
    </w:rPr>
    <w:tblPr>
      <w:tblCellMar>
        <w:top w:w="0" w:type="dxa"/>
        <w:left w:w="0" w:type="dxa"/>
        <w:bottom w:w="0" w:type="dxa"/>
        <w:right w:w="0" w:type="dxa"/>
      </w:tblCellMar>
    </w:tblPr>
  </w:style>
  <w:style w:type="paragraph" w:styleId="af7">
    <w:name w:val="List Paragraph"/>
    <w:basedOn w:val="a2"/>
    <w:link w:val="af8"/>
    <w:uiPriority w:val="34"/>
    <w:qFormat/>
    <w:rsid w:val="00391929"/>
    <w:pPr>
      <w:ind w:left="720"/>
      <w:contextualSpacing/>
    </w:pPr>
  </w:style>
  <w:style w:type="table" w:customStyle="1" w:styleId="SurestepTable">
    <w:name w:val="Surestep Table"/>
    <w:basedOn w:val="a4"/>
    <w:uiPriority w:val="99"/>
    <w:rsid w:val="00877B1D"/>
    <w:pPr>
      <w:spacing w:after="0" w:line="240" w:lineRule="auto"/>
    </w:pPr>
    <w:rPr>
      <w:rFonts w:ascii="Verdana" w:eastAsia="Times New Roman" w:hAnsi="Verdana" w:cs="Times New Roman"/>
      <w:sz w:val="20"/>
      <w:szCs w:val="20"/>
      <w:lang w:val="da-DK"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Verdana" w:hAnsi="Verdana"/>
        <w:b/>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BFBFBF" w:themeFill="background1" w:themeFillShade="BF"/>
      </w:tcPr>
    </w:tblStylePr>
  </w:style>
  <w:style w:type="character" w:customStyle="1" w:styleId="af8">
    <w:name w:val="Абзац списка Знак"/>
    <w:basedOn w:val="a3"/>
    <w:link w:val="af7"/>
    <w:uiPriority w:val="34"/>
    <w:locked/>
    <w:rsid w:val="00877B1D"/>
    <w:rPr>
      <w:rFonts w:ascii="Calibri" w:hAnsi="Calibri"/>
      <w:sz w:val="24"/>
    </w:rPr>
  </w:style>
  <w:style w:type="character" w:styleId="af9">
    <w:name w:val="annotation reference"/>
    <w:basedOn w:val="a3"/>
    <w:uiPriority w:val="99"/>
    <w:semiHidden/>
    <w:unhideWhenUsed/>
    <w:rsid w:val="0043440C"/>
    <w:rPr>
      <w:sz w:val="16"/>
      <w:szCs w:val="16"/>
    </w:rPr>
  </w:style>
  <w:style w:type="paragraph" w:styleId="afa">
    <w:name w:val="annotation text"/>
    <w:basedOn w:val="a2"/>
    <w:link w:val="afb"/>
    <w:uiPriority w:val="99"/>
    <w:unhideWhenUsed/>
    <w:rsid w:val="0043440C"/>
    <w:pPr>
      <w:spacing w:line="240" w:lineRule="auto"/>
    </w:pPr>
    <w:rPr>
      <w:sz w:val="20"/>
      <w:szCs w:val="20"/>
    </w:rPr>
  </w:style>
  <w:style w:type="character" w:customStyle="1" w:styleId="afb">
    <w:name w:val="Текст примечания Знак"/>
    <w:basedOn w:val="a3"/>
    <w:link w:val="afa"/>
    <w:uiPriority w:val="99"/>
    <w:rsid w:val="0043440C"/>
    <w:rPr>
      <w:rFonts w:ascii="Calibri" w:hAnsi="Calibri"/>
      <w:sz w:val="20"/>
      <w:szCs w:val="20"/>
    </w:rPr>
  </w:style>
  <w:style w:type="paragraph" w:styleId="afc">
    <w:name w:val="annotation subject"/>
    <w:basedOn w:val="afa"/>
    <w:next w:val="afa"/>
    <w:link w:val="afd"/>
    <w:uiPriority w:val="99"/>
    <w:semiHidden/>
    <w:unhideWhenUsed/>
    <w:rsid w:val="0043440C"/>
    <w:rPr>
      <w:b/>
      <w:bCs/>
    </w:rPr>
  </w:style>
  <w:style w:type="character" w:customStyle="1" w:styleId="afd">
    <w:name w:val="Тема примечания Знак"/>
    <w:basedOn w:val="afb"/>
    <w:link w:val="afc"/>
    <w:uiPriority w:val="99"/>
    <w:semiHidden/>
    <w:rsid w:val="0043440C"/>
    <w:rPr>
      <w:rFonts w:ascii="Calibri" w:hAnsi="Calibri"/>
      <w:b/>
      <w:bCs/>
      <w:sz w:val="20"/>
      <w:szCs w:val="20"/>
    </w:rPr>
  </w:style>
  <w:style w:type="paragraph" w:styleId="afe">
    <w:name w:val="Balloon Text"/>
    <w:basedOn w:val="a2"/>
    <w:link w:val="aff"/>
    <w:uiPriority w:val="99"/>
    <w:semiHidden/>
    <w:unhideWhenUsed/>
    <w:rsid w:val="0043440C"/>
    <w:pPr>
      <w:spacing w:after="0" w:line="240" w:lineRule="auto"/>
    </w:pPr>
    <w:rPr>
      <w:rFonts w:ascii="Segoe UI" w:hAnsi="Segoe UI" w:cs="Segoe UI"/>
      <w:sz w:val="18"/>
      <w:szCs w:val="18"/>
    </w:rPr>
  </w:style>
  <w:style w:type="character" w:customStyle="1" w:styleId="aff">
    <w:name w:val="Текст выноски Знак"/>
    <w:basedOn w:val="a3"/>
    <w:link w:val="afe"/>
    <w:uiPriority w:val="99"/>
    <w:semiHidden/>
    <w:rsid w:val="0043440C"/>
    <w:rPr>
      <w:rFonts w:ascii="Segoe UI" w:hAnsi="Segoe UI" w:cs="Segoe UI"/>
      <w:sz w:val="18"/>
      <w:szCs w:val="18"/>
    </w:rPr>
  </w:style>
  <w:style w:type="paragraph" w:customStyle="1" w:styleId="Columbuscopy">
    <w:name w:val="Columbus copy"/>
    <w:basedOn w:val="a2"/>
    <w:link w:val="ColumbuscopyTegn"/>
    <w:qFormat/>
    <w:rsid w:val="00075793"/>
    <w:pPr>
      <w:spacing w:after="200" w:line="276" w:lineRule="auto"/>
    </w:pPr>
    <w:rPr>
      <w:rFonts w:ascii="Arial" w:hAnsi="Arial" w:cs="Arial"/>
      <w:color w:val="6D757B"/>
      <w:sz w:val="22"/>
      <w:lang w:val="da-DK"/>
    </w:rPr>
  </w:style>
  <w:style w:type="character" w:customStyle="1" w:styleId="ColumbuscopyTegn">
    <w:name w:val="Columbus copy Tegn"/>
    <w:basedOn w:val="a3"/>
    <w:link w:val="Columbuscopy"/>
    <w:rsid w:val="00075793"/>
    <w:rPr>
      <w:rFonts w:ascii="Arial" w:hAnsi="Arial" w:cs="Arial"/>
      <w:color w:val="6D757B"/>
      <w:lang w:val="da-DK"/>
    </w:rPr>
  </w:style>
  <w:style w:type="paragraph" w:styleId="aff0">
    <w:name w:val="Revision"/>
    <w:hidden/>
    <w:uiPriority w:val="99"/>
    <w:semiHidden/>
    <w:rsid w:val="00F418B1"/>
    <w:pPr>
      <w:spacing w:after="0" w:line="240" w:lineRule="auto"/>
    </w:pPr>
    <w:rPr>
      <w:rFonts w:ascii="Calibri" w:hAnsi="Calibri"/>
      <w:sz w:val="24"/>
    </w:rPr>
  </w:style>
  <w:style w:type="character" w:customStyle="1" w:styleId="UnresolvedMention2">
    <w:name w:val="Unresolved Mention2"/>
    <w:basedOn w:val="a3"/>
    <w:uiPriority w:val="99"/>
    <w:semiHidden/>
    <w:unhideWhenUsed/>
    <w:rsid w:val="00A11DE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8" w:unhideWhenUsed="0" w:qFormat="1"/>
    <w:lsdException w:name="heading 2" w:uiPriority="8" w:qFormat="1"/>
    <w:lsdException w:name="heading 3" w:uiPriority="9"/>
    <w:lsdException w:name="heading 4" w:uiPriority="8" w:qFormat="1"/>
    <w:lsdException w:name="heading 5" w:uiPriority="8"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9" w:unhideWhenUsed="0"/>
    <w:lsdException w:name="Default Paragraph Font" w:uiPriority="1"/>
    <w:lsdException w:name="Subtitle" w:semiHidden="0" w:uiPriority="10" w:unhideWhenUsed="0"/>
    <w:lsdException w:name="Hyperlink" w:uiPriority="98"/>
    <w:lsdException w:name="Strong" w:semiHidden="0" w:uiPriority="21" w:unhideWhenUsed="0"/>
    <w:lsdException w:name="Emphasis" w:semiHidden="0" w:uiPriority="19" w:unhideWhenUsed="0"/>
    <w:lsdException w:name="HTML Acronym" w:uiPriority="98"/>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8" w:unhideWhenUsed="0"/>
    <w:lsdException w:name="Intense 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8" w:unhideWhenUsed="0"/>
    <w:lsdException w:name="Intense Emphasis" w:semiHidden="0" w:uiPriority="20" w:unhideWhenUsed="0" w:qFormat="1"/>
    <w:lsdException w:name="Subtle Reference" w:semiHidden="0" w:uiPriority="30" w:unhideWhenUsed="0"/>
    <w:lsdException w:name="Intense Reference" w:semiHidden="0" w:uiPriority="31" w:unhideWhenUsed="0"/>
    <w:lsdException w:name="Book Title" w:semiHidden="0" w:uiPriority="32" w:unhideWhenUsed="0"/>
    <w:lsdException w:name="Bibliography" w:uiPriority="37"/>
    <w:lsdException w:name="TOC Heading" w:uiPriority="39" w:qFormat="1"/>
  </w:latentStyles>
  <w:style w:type="paragraph" w:default="1" w:styleId="a2">
    <w:name w:val="Normal"/>
    <w:unhideWhenUsed/>
    <w:qFormat/>
    <w:rsid w:val="00110DDB"/>
    <w:rPr>
      <w:rFonts w:ascii="Calibri" w:hAnsi="Calibri"/>
      <w:sz w:val="24"/>
    </w:rPr>
  </w:style>
  <w:style w:type="paragraph" w:styleId="1">
    <w:name w:val="heading 1"/>
    <w:aliases w:val="Heading 1 or Title"/>
    <w:basedOn w:val="a2"/>
    <w:next w:val="a2"/>
    <w:link w:val="10"/>
    <w:autoRedefine/>
    <w:uiPriority w:val="8"/>
    <w:qFormat/>
    <w:rsid w:val="00501C31"/>
    <w:pPr>
      <w:pBdr>
        <w:bottom w:val="single" w:sz="12" w:space="2" w:color="F58220"/>
      </w:pBdr>
      <w:spacing w:before="240" w:after="240"/>
      <w:outlineLvl w:val="0"/>
    </w:pPr>
    <w:rPr>
      <w:rFonts w:ascii="Georgia" w:eastAsia="Calibri" w:hAnsi="Georgia" w:cs="Times New Roman"/>
      <w:color w:val="064578" w:themeColor="accent4"/>
      <w:sz w:val="64"/>
      <w:szCs w:val="20"/>
      <w:lang w:val="en-IN"/>
    </w:rPr>
  </w:style>
  <w:style w:type="paragraph" w:styleId="2">
    <w:name w:val="heading 2"/>
    <w:basedOn w:val="a2"/>
    <w:next w:val="a2"/>
    <w:link w:val="20"/>
    <w:uiPriority w:val="8"/>
    <w:unhideWhenUsed/>
    <w:qFormat/>
    <w:rsid w:val="00501C31"/>
    <w:pPr>
      <w:keepNext/>
      <w:keepLines/>
      <w:spacing w:before="40" w:after="0"/>
      <w:outlineLvl w:val="1"/>
    </w:pPr>
    <w:rPr>
      <w:rFonts w:asciiTheme="majorHAnsi" w:eastAsiaTheme="majorEastAsia" w:hAnsiTheme="majorHAnsi" w:cstheme="majorBidi"/>
      <w:color w:val="064578" w:themeColor="accent4"/>
      <w:sz w:val="40"/>
      <w:szCs w:val="26"/>
    </w:rPr>
  </w:style>
  <w:style w:type="paragraph" w:styleId="3">
    <w:name w:val="heading 3"/>
    <w:basedOn w:val="a2"/>
    <w:next w:val="a2"/>
    <w:link w:val="30"/>
    <w:uiPriority w:val="9"/>
    <w:unhideWhenUsed/>
    <w:rsid w:val="00DA61BA"/>
    <w:pPr>
      <w:keepNext/>
      <w:keepLines/>
      <w:spacing w:before="40" w:after="0"/>
      <w:outlineLvl w:val="2"/>
    </w:pPr>
    <w:rPr>
      <w:rFonts w:asciiTheme="majorHAnsi" w:eastAsiaTheme="majorEastAsia" w:hAnsiTheme="majorHAnsi" w:cstheme="majorBidi"/>
      <w:color w:val="064578" w:themeColor="accent4"/>
      <w:sz w:val="32"/>
      <w:szCs w:val="24"/>
    </w:rPr>
  </w:style>
  <w:style w:type="paragraph" w:styleId="4">
    <w:name w:val="heading 4"/>
    <w:aliases w:val="Heading 4 Numbering"/>
    <w:basedOn w:val="a2"/>
    <w:next w:val="a2"/>
    <w:link w:val="40"/>
    <w:uiPriority w:val="8"/>
    <w:unhideWhenUsed/>
    <w:qFormat/>
    <w:rsid w:val="008A5BDC"/>
    <w:pPr>
      <w:keepNext/>
      <w:keepLines/>
      <w:numPr>
        <w:numId w:val="3"/>
      </w:numPr>
      <w:spacing w:before="240" w:after="0"/>
      <w:ind w:left="720" w:hanging="720"/>
      <w:outlineLvl w:val="3"/>
    </w:pPr>
    <w:rPr>
      <w:rFonts w:asciiTheme="majorHAnsi" w:eastAsiaTheme="majorEastAsia" w:hAnsiTheme="majorHAnsi" w:cstheme="majorBidi"/>
      <w:iCs/>
      <w:color w:val="064578" w:themeColor="accent4"/>
      <w:sz w:val="32"/>
      <w:szCs w:val="56"/>
      <w:lang w:val="en-IN"/>
    </w:rPr>
  </w:style>
  <w:style w:type="paragraph" w:styleId="5">
    <w:name w:val="heading 5"/>
    <w:basedOn w:val="a2"/>
    <w:next w:val="a2"/>
    <w:link w:val="50"/>
    <w:uiPriority w:val="8"/>
    <w:unhideWhenUsed/>
    <w:qFormat/>
    <w:rsid w:val="00C7030B"/>
    <w:pPr>
      <w:keepNext/>
      <w:keepLines/>
      <w:spacing w:before="40" w:after="0"/>
      <w:outlineLvl w:val="4"/>
    </w:pPr>
    <w:rPr>
      <w:rFonts w:eastAsiaTheme="majorEastAsia" w:cstheme="majorBidi"/>
      <w:b/>
      <w:color w:val="064578" w:themeColor="accent4"/>
      <w:sz w:val="28"/>
    </w:rPr>
  </w:style>
  <w:style w:type="paragraph" w:styleId="6">
    <w:name w:val="heading 6"/>
    <w:basedOn w:val="a2"/>
    <w:next w:val="a2"/>
    <w:link w:val="60"/>
    <w:uiPriority w:val="9"/>
    <w:unhideWhenUsed/>
    <w:qFormat/>
    <w:rsid w:val="005E2260"/>
    <w:pPr>
      <w:keepNext/>
      <w:keepLines/>
      <w:spacing w:before="40" w:after="0"/>
      <w:outlineLvl w:val="5"/>
    </w:pPr>
    <w:rPr>
      <w:rFonts w:asciiTheme="majorHAnsi" w:eastAsiaTheme="majorEastAsia" w:hAnsiTheme="majorHAnsi" w:cstheme="majorBidi"/>
      <w:color w:val="071C2E"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Заголовок 4 Знак"/>
    <w:aliases w:val="Heading 4 Numbering Знак"/>
    <w:basedOn w:val="a3"/>
    <w:link w:val="4"/>
    <w:uiPriority w:val="8"/>
    <w:rsid w:val="008A5BDC"/>
    <w:rPr>
      <w:rFonts w:asciiTheme="majorHAnsi" w:eastAsiaTheme="majorEastAsia" w:hAnsiTheme="majorHAnsi" w:cstheme="majorBidi"/>
      <w:iCs/>
      <w:color w:val="064578" w:themeColor="accent4"/>
      <w:sz w:val="32"/>
      <w:szCs w:val="56"/>
      <w:lang w:val="en-IN"/>
    </w:rPr>
  </w:style>
  <w:style w:type="table" w:styleId="a6">
    <w:name w:val="Table Grid"/>
    <w:basedOn w:val="a4"/>
    <w:uiPriority w:val="39"/>
    <w:rsid w:val="0020000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Intense Emphasis"/>
    <w:basedOn w:val="a3"/>
    <w:uiPriority w:val="20"/>
    <w:qFormat/>
    <w:rsid w:val="00E21441"/>
    <w:rPr>
      <w:i w:val="0"/>
      <w:iCs/>
      <w:color w:val="F58220" w:themeColor="accent2"/>
    </w:rPr>
  </w:style>
  <w:style w:type="paragraph" w:styleId="a8">
    <w:name w:val="Intense Quote"/>
    <w:basedOn w:val="a2"/>
    <w:next w:val="a2"/>
    <w:link w:val="a9"/>
    <w:uiPriority w:val="29"/>
    <w:qFormat/>
    <w:rsid w:val="001A11FD"/>
    <w:pPr>
      <w:pBdr>
        <w:top w:val="single" w:sz="4" w:space="10" w:color="0E3A5E" w:themeColor="accent1"/>
        <w:bottom w:val="single" w:sz="4" w:space="10" w:color="0E3A5E" w:themeColor="accent1"/>
      </w:pBdr>
      <w:spacing w:before="360" w:after="360"/>
      <w:ind w:left="864" w:right="864"/>
      <w:jc w:val="center"/>
    </w:pPr>
    <w:rPr>
      <w:i/>
      <w:iCs/>
      <w:color w:val="F58220" w:themeColor="accent2"/>
    </w:rPr>
  </w:style>
  <w:style w:type="paragraph" w:customStyle="1" w:styleId="TableText">
    <w:name w:val="Table Text"/>
    <w:basedOn w:val="a2"/>
    <w:rsid w:val="00C56513"/>
    <w:pPr>
      <w:framePr w:hSpace="180" w:wrap="around" w:vAnchor="page" w:hAnchor="text" w:y="5449"/>
      <w:suppressLineNumbers/>
      <w:spacing w:before="60" w:after="60" w:line="240" w:lineRule="auto"/>
    </w:pPr>
    <w:rPr>
      <w:rFonts w:cstheme="minorHAnsi"/>
      <w:szCs w:val="20"/>
      <w:lang w:val="en-IN"/>
    </w:rPr>
  </w:style>
  <w:style w:type="paragraph" w:styleId="aa">
    <w:name w:val="header"/>
    <w:basedOn w:val="a2"/>
    <w:link w:val="ab"/>
    <w:uiPriority w:val="99"/>
    <w:unhideWhenUsed/>
    <w:rsid w:val="00575FE2"/>
    <w:pPr>
      <w:tabs>
        <w:tab w:val="center" w:pos="4680"/>
        <w:tab w:val="right" w:pos="9360"/>
      </w:tabs>
      <w:spacing w:after="0" w:line="240" w:lineRule="auto"/>
    </w:pPr>
  </w:style>
  <w:style w:type="character" w:customStyle="1" w:styleId="10">
    <w:name w:val="Заголовок 1 Знак"/>
    <w:aliases w:val="Heading 1 or Title Знак"/>
    <w:basedOn w:val="a3"/>
    <w:link w:val="1"/>
    <w:uiPriority w:val="8"/>
    <w:rsid w:val="00501C31"/>
    <w:rPr>
      <w:rFonts w:ascii="Georgia" w:eastAsia="Calibri" w:hAnsi="Georgia" w:cs="Times New Roman"/>
      <w:color w:val="064578" w:themeColor="accent4"/>
      <w:sz w:val="64"/>
      <w:szCs w:val="20"/>
      <w:lang w:val="en-IN"/>
    </w:rPr>
  </w:style>
  <w:style w:type="paragraph" w:styleId="a1">
    <w:name w:val="Title"/>
    <w:aliases w:val="List Bullets"/>
    <w:basedOn w:val="a2"/>
    <w:next w:val="a2"/>
    <w:link w:val="ac"/>
    <w:uiPriority w:val="9"/>
    <w:rsid w:val="00EE2E3D"/>
    <w:pPr>
      <w:numPr>
        <w:numId w:val="4"/>
      </w:numPr>
      <w:contextualSpacing/>
    </w:pPr>
    <w:rPr>
      <w:rFonts w:cstheme="minorHAnsi"/>
      <w:szCs w:val="24"/>
    </w:rPr>
  </w:style>
  <w:style w:type="paragraph" w:styleId="ad">
    <w:name w:val="footer"/>
    <w:basedOn w:val="a2"/>
    <w:link w:val="ae"/>
    <w:uiPriority w:val="99"/>
    <w:unhideWhenUsed/>
    <w:rsid w:val="00EC2DD1"/>
    <w:pPr>
      <w:tabs>
        <w:tab w:val="center" w:pos="4680"/>
        <w:tab w:val="right" w:pos="9360"/>
      </w:tabs>
      <w:spacing w:after="0" w:line="240" w:lineRule="auto"/>
      <w:jc w:val="right"/>
    </w:pPr>
  </w:style>
  <w:style w:type="character" w:customStyle="1" w:styleId="ac">
    <w:name w:val="Название Знак"/>
    <w:aliases w:val="List Bullets Знак"/>
    <w:basedOn w:val="a3"/>
    <w:link w:val="a1"/>
    <w:uiPriority w:val="9"/>
    <w:rsid w:val="008A15FB"/>
    <w:rPr>
      <w:rFonts w:ascii="Calibri" w:hAnsi="Calibri" w:cstheme="minorHAnsi"/>
      <w:sz w:val="24"/>
      <w:szCs w:val="24"/>
    </w:rPr>
  </w:style>
  <w:style w:type="paragraph" w:customStyle="1" w:styleId="Tabletitle">
    <w:name w:val="Table title"/>
    <w:basedOn w:val="a2"/>
    <w:rsid w:val="00763894"/>
    <w:pPr>
      <w:spacing w:after="0" w:line="200" w:lineRule="atLeast"/>
    </w:pPr>
    <w:rPr>
      <w:b/>
      <w:color w:val="163147" w:themeColor="accent3"/>
      <w:sz w:val="17"/>
    </w:rPr>
  </w:style>
  <w:style w:type="character" w:styleId="af">
    <w:name w:val="Placeholder Text"/>
    <w:basedOn w:val="a3"/>
    <w:uiPriority w:val="99"/>
    <w:semiHidden/>
    <w:rsid w:val="00200002"/>
    <w:rPr>
      <w:color w:val="808080"/>
    </w:rPr>
  </w:style>
  <w:style w:type="character" w:customStyle="1" w:styleId="ae">
    <w:name w:val="Нижний колонтитул Знак"/>
    <w:basedOn w:val="a3"/>
    <w:link w:val="ad"/>
    <w:uiPriority w:val="99"/>
    <w:rsid w:val="00EC2DD1"/>
  </w:style>
  <w:style w:type="character" w:customStyle="1" w:styleId="20">
    <w:name w:val="Заголовок 2 Знак"/>
    <w:basedOn w:val="a3"/>
    <w:link w:val="2"/>
    <w:uiPriority w:val="8"/>
    <w:rsid w:val="00501C31"/>
    <w:rPr>
      <w:rFonts w:asciiTheme="majorHAnsi" w:eastAsiaTheme="majorEastAsia" w:hAnsiTheme="majorHAnsi" w:cstheme="majorBidi"/>
      <w:color w:val="064578" w:themeColor="accent4"/>
      <w:sz w:val="40"/>
      <w:szCs w:val="26"/>
    </w:rPr>
  </w:style>
  <w:style w:type="character" w:customStyle="1" w:styleId="30">
    <w:name w:val="Заголовок 3 Знак"/>
    <w:basedOn w:val="a3"/>
    <w:link w:val="3"/>
    <w:uiPriority w:val="9"/>
    <w:rsid w:val="00DA61BA"/>
    <w:rPr>
      <w:rFonts w:asciiTheme="majorHAnsi" w:eastAsiaTheme="majorEastAsia" w:hAnsiTheme="majorHAnsi" w:cstheme="majorBidi"/>
      <w:color w:val="064578" w:themeColor="accent4"/>
      <w:sz w:val="32"/>
      <w:szCs w:val="24"/>
    </w:rPr>
  </w:style>
  <w:style w:type="character" w:customStyle="1" w:styleId="50">
    <w:name w:val="Заголовок 5 Знак"/>
    <w:basedOn w:val="a3"/>
    <w:link w:val="5"/>
    <w:uiPriority w:val="8"/>
    <w:rsid w:val="00C7030B"/>
    <w:rPr>
      <w:rFonts w:ascii="Calibri" w:eastAsiaTheme="majorEastAsia" w:hAnsi="Calibri" w:cstheme="majorBidi"/>
      <w:b/>
      <w:color w:val="064578" w:themeColor="accent4"/>
      <w:sz w:val="28"/>
    </w:rPr>
  </w:style>
  <w:style w:type="character" w:styleId="af0">
    <w:name w:val="Hyperlink"/>
    <w:basedOn w:val="a3"/>
    <w:uiPriority w:val="98"/>
    <w:unhideWhenUsed/>
    <w:rsid w:val="006D63C6"/>
    <w:rPr>
      <w:color w:val="4682B4" w:themeColor="hyperlink"/>
      <w:u w:val="single"/>
    </w:rPr>
  </w:style>
  <w:style w:type="paragraph" w:customStyle="1" w:styleId="Legaltext">
    <w:name w:val="Legal text"/>
    <w:basedOn w:val="a2"/>
    <w:qFormat/>
    <w:rsid w:val="001521B0"/>
    <w:pPr>
      <w:spacing w:after="0" w:line="180" w:lineRule="atLeast"/>
      <w:ind w:left="450" w:right="412"/>
    </w:pPr>
    <w:rPr>
      <w:rFonts w:cstheme="minorHAnsi"/>
      <w:iCs/>
      <w:color w:val="767171" w:themeColor="background2" w:themeShade="80"/>
      <w:sz w:val="16"/>
      <w:szCs w:val="16"/>
    </w:rPr>
  </w:style>
  <w:style w:type="character" w:styleId="af1">
    <w:name w:val="Book Title"/>
    <w:basedOn w:val="a3"/>
    <w:uiPriority w:val="32"/>
    <w:rsid w:val="001A11FD"/>
    <w:rPr>
      <w:rFonts w:ascii="Calibri" w:hAnsi="Calibri"/>
      <w:b/>
      <w:bCs/>
      <w:i/>
      <w:iCs/>
      <w:color w:val="F58220" w:themeColor="accent2"/>
      <w:spacing w:val="5"/>
      <w:sz w:val="24"/>
    </w:rPr>
  </w:style>
  <w:style w:type="table" w:customStyle="1" w:styleId="TableGrid1">
    <w:name w:val="Table Grid1"/>
    <w:basedOn w:val="a4"/>
    <w:next w:val="a6"/>
    <w:uiPriority w:val="39"/>
    <w:rsid w:val="0007556A"/>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s">
    <w:name w:val="Table headings"/>
    <w:basedOn w:val="a2"/>
    <w:rsid w:val="00002EAD"/>
    <w:pPr>
      <w:spacing w:before="60" w:after="60" w:line="240" w:lineRule="auto"/>
    </w:pPr>
    <w:rPr>
      <w:rFonts w:eastAsia="Times New Roman" w:cs="Times New Roman"/>
      <w:b/>
      <w:bCs/>
      <w:color w:val="064578" w:themeColor="accent4"/>
      <w:szCs w:val="20"/>
    </w:rPr>
  </w:style>
  <w:style w:type="paragraph" w:customStyle="1" w:styleId="NameTitle">
    <w:name w:val="Name Title"/>
    <w:basedOn w:val="4"/>
    <w:rsid w:val="0070369D"/>
    <w:pPr>
      <w:framePr w:hSpace="180" w:wrap="around" w:vAnchor="page" w:hAnchor="text" w:y="5449"/>
      <w:numPr>
        <w:numId w:val="0"/>
      </w:numPr>
      <w:spacing w:line="240" w:lineRule="auto"/>
      <w:outlineLvl w:val="9"/>
    </w:pPr>
    <w:rPr>
      <w:rFonts w:asciiTheme="minorHAnsi" w:eastAsia="Times New Roman" w:hAnsiTheme="minorHAnsi" w:cs="Times New Roman"/>
      <w:b/>
      <w:bCs/>
      <w:iCs w:val="0"/>
      <w:color w:val="F58220" w:themeColor="accent2"/>
      <w:sz w:val="24"/>
      <w:szCs w:val="20"/>
    </w:rPr>
  </w:style>
  <w:style w:type="paragraph" w:customStyle="1" w:styleId="Legaltextheading">
    <w:name w:val="Legal text heading"/>
    <w:basedOn w:val="Legaltext"/>
    <w:qFormat/>
    <w:rsid w:val="00821EB5"/>
    <w:pPr>
      <w:spacing w:before="11000"/>
    </w:pPr>
    <w:rPr>
      <w:b/>
      <w:sz w:val="20"/>
    </w:rPr>
  </w:style>
  <w:style w:type="paragraph" w:styleId="11">
    <w:name w:val="toc 1"/>
    <w:basedOn w:val="a2"/>
    <w:next w:val="a2"/>
    <w:autoRedefine/>
    <w:uiPriority w:val="39"/>
    <w:semiHidden/>
    <w:unhideWhenUsed/>
    <w:rsid w:val="004071BE"/>
    <w:pPr>
      <w:spacing w:after="100"/>
    </w:pPr>
  </w:style>
  <w:style w:type="character" w:styleId="HTML">
    <w:name w:val="HTML Acronym"/>
    <w:basedOn w:val="a3"/>
    <w:uiPriority w:val="98"/>
    <w:unhideWhenUsed/>
    <w:rsid w:val="004071BE"/>
  </w:style>
  <w:style w:type="character" w:styleId="af2">
    <w:name w:val="Intense Reference"/>
    <w:basedOn w:val="a3"/>
    <w:uiPriority w:val="31"/>
    <w:rsid w:val="00002EAD"/>
    <w:rPr>
      <w:b/>
      <w:bCs/>
      <w:smallCaps/>
      <w:color w:val="064578" w:themeColor="accent4"/>
      <w:spacing w:val="5"/>
    </w:rPr>
  </w:style>
  <w:style w:type="character" w:styleId="af3">
    <w:name w:val="Emphasis"/>
    <w:basedOn w:val="a3"/>
    <w:uiPriority w:val="19"/>
    <w:rsid w:val="001A11FD"/>
    <w:rPr>
      <w:rFonts w:asciiTheme="minorHAnsi" w:hAnsiTheme="minorHAnsi"/>
      <w:i/>
      <w:iCs/>
      <w:color w:val="auto"/>
      <w:sz w:val="22"/>
    </w:rPr>
  </w:style>
  <w:style w:type="character" w:customStyle="1" w:styleId="a9">
    <w:name w:val="Выделенная цитата Знак"/>
    <w:basedOn w:val="a3"/>
    <w:link w:val="a8"/>
    <w:uiPriority w:val="29"/>
    <w:rsid w:val="001A11FD"/>
    <w:rPr>
      <w:i/>
      <w:iCs/>
      <w:color w:val="F58220" w:themeColor="accent2"/>
    </w:rPr>
  </w:style>
  <w:style w:type="paragraph" w:customStyle="1" w:styleId="ListNumbers">
    <w:name w:val="List Numbers"/>
    <w:basedOn w:val="a"/>
    <w:qFormat/>
    <w:rsid w:val="00EE2E3D"/>
    <w:rPr>
      <w:rFonts w:cstheme="minorHAnsi"/>
      <w:szCs w:val="24"/>
    </w:rPr>
  </w:style>
  <w:style w:type="paragraph" w:customStyle="1" w:styleId="Instructions">
    <w:name w:val="Instructions"/>
    <w:basedOn w:val="a2"/>
    <w:qFormat/>
    <w:rsid w:val="00900ACD"/>
    <w:pPr>
      <w:numPr>
        <w:ilvl w:val="1"/>
      </w:numPr>
    </w:pPr>
    <w:rPr>
      <w:rFonts w:eastAsiaTheme="minorEastAsia"/>
      <w:color w:val="FF0000"/>
      <w:spacing w:val="15"/>
    </w:rPr>
  </w:style>
  <w:style w:type="paragraph" w:styleId="a0">
    <w:name w:val="List Bullet"/>
    <w:basedOn w:val="a2"/>
    <w:uiPriority w:val="99"/>
    <w:semiHidden/>
    <w:unhideWhenUsed/>
    <w:rsid w:val="008A15FB"/>
    <w:pPr>
      <w:numPr>
        <w:numId w:val="1"/>
      </w:numPr>
      <w:contextualSpacing/>
    </w:pPr>
  </w:style>
  <w:style w:type="character" w:customStyle="1" w:styleId="ab">
    <w:name w:val="Верхний колонтитул Знак"/>
    <w:basedOn w:val="a3"/>
    <w:link w:val="aa"/>
    <w:uiPriority w:val="99"/>
    <w:rsid w:val="00575FE2"/>
  </w:style>
  <w:style w:type="paragraph" w:styleId="a">
    <w:name w:val="List Number"/>
    <w:basedOn w:val="a2"/>
    <w:uiPriority w:val="99"/>
    <w:semiHidden/>
    <w:unhideWhenUsed/>
    <w:rsid w:val="00EE2E3D"/>
    <w:pPr>
      <w:numPr>
        <w:numId w:val="2"/>
      </w:numPr>
      <w:contextualSpacing/>
    </w:pPr>
  </w:style>
  <w:style w:type="character" w:customStyle="1" w:styleId="UnresolvedMention1">
    <w:name w:val="Unresolved Mention1"/>
    <w:basedOn w:val="a3"/>
    <w:uiPriority w:val="99"/>
    <w:semiHidden/>
    <w:unhideWhenUsed/>
    <w:rsid w:val="00BF7CDE"/>
    <w:rPr>
      <w:color w:val="605E5C"/>
      <w:shd w:val="clear" w:color="auto" w:fill="E1DFDD"/>
    </w:rPr>
  </w:style>
  <w:style w:type="paragraph" w:customStyle="1" w:styleId="BulletNumberings">
    <w:name w:val="Bullet Numberings"/>
    <w:basedOn w:val="a2"/>
    <w:rsid w:val="00501C31"/>
    <w:pPr>
      <w:numPr>
        <w:numId w:val="5"/>
      </w:numPr>
      <w:spacing w:before="120" w:after="120" w:line="240" w:lineRule="auto"/>
      <w:ind w:left="0" w:firstLine="0"/>
    </w:pPr>
    <w:rPr>
      <w:rFonts w:cstheme="majorHAnsi"/>
      <w:color w:val="000000" w:themeColor="text1"/>
      <w:szCs w:val="56"/>
      <w:lang w:val="en-IN"/>
    </w:rPr>
  </w:style>
  <w:style w:type="paragraph" w:customStyle="1" w:styleId="BulletsHeading">
    <w:name w:val="Bullets Heading"/>
    <w:basedOn w:val="a2"/>
    <w:rsid w:val="00501C31"/>
    <w:pPr>
      <w:spacing w:before="480" w:after="0" w:line="240" w:lineRule="auto"/>
    </w:pPr>
    <w:rPr>
      <w:rFonts w:cstheme="majorHAnsi"/>
      <w:b/>
      <w:color w:val="000000" w:themeColor="text1"/>
      <w:sz w:val="28"/>
      <w:szCs w:val="56"/>
      <w:lang w:val="en-IN"/>
    </w:rPr>
  </w:style>
  <w:style w:type="paragraph" w:customStyle="1" w:styleId="BulletPoints">
    <w:name w:val="Bullet Points"/>
    <w:basedOn w:val="a2"/>
    <w:qFormat/>
    <w:rsid w:val="007007AD"/>
    <w:pPr>
      <w:numPr>
        <w:numId w:val="6"/>
      </w:numPr>
      <w:spacing w:before="120" w:after="120" w:line="240" w:lineRule="auto"/>
      <w:ind w:left="180" w:hanging="90"/>
    </w:pPr>
    <w:rPr>
      <w:rFonts w:cstheme="majorHAnsi"/>
      <w:color w:val="000000" w:themeColor="text1"/>
      <w:szCs w:val="56"/>
      <w:lang w:val="en-IN"/>
    </w:rPr>
  </w:style>
  <w:style w:type="character" w:styleId="af4">
    <w:name w:val="Subtle Reference"/>
    <w:basedOn w:val="a3"/>
    <w:uiPriority w:val="30"/>
    <w:rsid w:val="002B5BA2"/>
    <w:rPr>
      <w:smallCaps/>
      <w:color w:val="5A5A5A" w:themeColor="text1" w:themeTint="A5"/>
    </w:rPr>
  </w:style>
  <w:style w:type="character" w:styleId="af5">
    <w:name w:val="Subtle Emphasis"/>
    <w:basedOn w:val="a3"/>
    <w:uiPriority w:val="18"/>
    <w:rsid w:val="002B5BA2"/>
    <w:rPr>
      <w:i/>
      <w:iCs/>
      <w:color w:val="404040" w:themeColor="text1" w:themeTint="BF"/>
    </w:rPr>
  </w:style>
  <w:style w:type="character" w:styleId="af6">
    <w:name w:val="Strong"/>
    <w:uiPriority w:val="21"/>
    <w:rsid w:val="005D2181"/>
    <w:rPr>
      <w:b/>
    </w:rPr>
  </w:style>
  <w:style w:type="character" w:customStyle="1" w:styleId="60">
    <w:name w:val="Заголовок 6 Знак"/>
    <w:basedOn w:val="a3"/>
    <w:link w:val="6"/>
    <w:uiPriority w:val="9"/>
    <w:rsid w:val="005E2260"/>
    <w:rPr>
      <w:rFonts w:asciiTheme="majorHAnsi" w:eastAsiaTheme="majorEastAsia" w:hAnsiTheme="majorHAnsi" w:cstheme="majorBidi"/>
      <w:color w:val="071C2E" w:themeColor="accent1" w:themeShade="7F"/>
      <w:sz w:val="24"/>
    </w:rPr>
  </w:style>
  <w:style w:type="paragraph" w:customStyle="1" w:styleId="InfoPanel">
    <w:name w:val="Info Panel"/>
    <w:link w:val="InfoPanelChar"/>
    <w:rsid w:val="00F317B6"/>
    <w:pPr>
      <w:spacing w:after="200" w:line="240" w:lineRule="auto"/>
    </w:pPr>
    <w:rPr>
      <w:rFonts w:ascii="Arial" w:hAnsi="Arial"/>
      <w:color w:val="626A70"/>
      <w:lang w:val="en-GB"/>
    </w:rPr>
  </w:style>
  <w:style w:type="character" w:customStyle="1" w:styleId="InfoPanelChar">
    <w:name w:val="Info Panel Char"/>
    <w:basedOn w:val="a3"/>
    <w:link w:val="InfoPanel"/>
    <w:rsid w:val="00F317B6"/>
    <w:rPr>
      <w:rFonts w:ascii="Arial" w:hAnsi="Arial"/>
      <w:color w:val="626A70"/>
      <w:lang w:val="en-GB"/>
    </w:rPr>
  </w:style>
  <w:style w:type="table" w:customStyle="1" w:styleId="TableGrid">
    <w:name w:val="TableGrid"/>
    <w:rsid w:val="00F317B6"/>
    <w:pPr>
      <w:spacing w:after="0" w:line="240" w:lineRule="auto"/>
    </w:pPr>
    <w:rPr>
      <w:rFonts w:eastAsiaTheme="minorEastAsia"/>
      <w:lang w:val="nb-NO" w:eastAsia="nb-NO"/>
    </w:rPr>
    <w:tblPr>
      <w:tblCellMar>
        <w:top w:w="0" w:type="dxa"/>
        <w:left w:w="0" w:type="dxa"/>
        <w:bottom w:w="0" w:type="dxa"/>
        <w:right w:w="0" w:type="dxa"/>
      </w:tblCellMar>
    </w:tblPr>
  </w:style>
  <w:style w:type="paragraph" w:styleId="af7">
    <w:name w:val="List Paragraph"/>
    <w:basedOn w:val="a2"/>
    <w:link w:val="af8"/>
    <w:uiPriority w:val="34"/>
    <w:qFormat/>
    <w:rsid w:val="00391929"/>
    <w:pPr>
      <w:ind w:left="720"/>
      <w:contextualSpacing/>
    </w:pPr>
  </w:style>
  <w:style w:type="table" w:customStyle="1" w:styleId="SurestepTable">
    <w:name w:val="Surestep Table"/>
    <w:basedOn w:val="a4"/>
    <w:uiPriority w:val="99"/>
    <w:rsid w:val="00877B1D"/>
    <w:pPr>
      <w:spacing w:after="0" w:line="240" w:lineRule="auto"/>
    </w:pPr>
    <w:rPr>
      <w:rFonts w:ascii="Verdana" w:eastAsia="Times New Roman" w:hAnsi="Verdana" w:cs="Times New Roman"/>
      <w:sz w:val="20"/>
      <w:szCs w:val="20"/>
      <w:lang w:val="da-DK"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Verdana" w:hAnsi="Verdana"/>
        <w:b/>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BFBFBF" w:themeFill="background1" w:themeFillShade="BF"/>
      </w:tcPr>
    </w:tblStylePr>
  </w:style>
  <w:style w:type="character" w:customStyle="1" w:styleId="af8">
    <w:name w:val="Абзац списка Знак"/>
    <w:basedOn w:val="a3"/>
    <w:link w:val="af7"/>
    <w:uiPriority w:val="34"/>
    <w:locked/>
    <w:rsid w:val="00877B1D"/>
    <w:rPr>
      <w:rFonts w:ascii="Calibri" w:hAnsi="Calibri"/>
      <w:sz w:val="24"/>
    </w:rPr>
  </w:style>
  <w:style w:type="character" w:styleId="af9">
    <w:name w:val="annotation reference"/>
    <w:basedOn w:val="a3"/>
    <w:uiPriority w:val="99"/>
    <w:semiHidden/>
    <w:unhideWhenUsed/>
    <w:rsid w:val="0043440C"/>
    <w:rPr>
      <w:sz w:val="16"/>
      <w:szCs w:val="16"/>
    </w:rPr>
  </w:style>
  <w:style w:type="paragraph" w:styleId="afa">
    <w:name w:val="annotation text"/>
    <w:basedOn w:val="a2"/>
    <w:link w:val="afb"/>
    <w:uiPriority w:val="99"/>
    <w:unhideWhenUsed/>
    <w:rsid w:val="0043440C"/>
    <w:pPr>
      <w:spacing w:line="240" w:lineRule="auto"/>
    </w:pPr>
    <w:rPr>
      <w:sz w:val="20"/>
      <w:szCs w:val="20"/>
    </w:rPr>
  </w:style>
  <w:style w:type="character" w:customStyle="1" w:styleId="afb">
    <w:name w:val="Текст примечания Знак"/>
    <w:basedOn w:val="a3"/>
    <w:link w:val="afa"/>
    <w:uiPriority w:val="99"/>
    <w:rsid w:val="0043440C"/>
    <w:rPr>
      <w:rFonts w:ascii="Calibri" w:hAnsi="Calibri"/>
      <w:sz w:val="20"/>
      <w:szCs w:val="20"/>
    </w:rPr>
  </w:style>
  <w:style w:type="paragraph" w:styleId="afc">
    <w:name w:val="annotation subject"/>
    <w:basedOn w:val="afa"/>
    <w:next w:val="afa"/>
    <w:link w:val="afd"/>
    <w:uiPriority w:val="99"/>
    <w:semiHidden/>
    <w:unhideWhenUsed/>
    <w:rsid w:val="0043440C"/>
    <w:rPr>
      <w:b/>
      <w:bCs/>
    </w:rPr>
  </w:style>
  <w:style w:type="character" w:customStyle="1" w:styleId="afd">
    <w:name w:val="Тема примечания Знак"/>
    <w:basedOn w:val="afb"/>
    <w:link w:val="afc"/>
    <w:uiPriority w:val="99"/>
    <w:semiHidden/>
    <w:rsid w:val="0043440C"/>
    <w:rPr>
      <w:rFonts w:ascii="Calibri" w:hAnsi="Calibri"/>
      <w:b/>
      <w:bCs/>
      <w:sz w:val="20"/>
      <w:szCs w:val="20"/>
    </w:rPr>
  </w:style>
  <w:style w:type="paragraph" w:styleId="afe">
    <w:name w:val="Balloon Text"/>
    <w:basedOn w:val="a2"/>
    <w:link w:val="aff"/>
    <w:uiPriority w:val="99"/>
    <w:semiHidden/>
    <w:unhideWhenUsed/>
    <w:rsid w:val="0043440C"/>
    <w:pPr>
      <w:spacing w:after="0" w:line="240" w:lineRule="auto"/>
    </w:pPr>
    <w:rPr>
      <w:rFonts w:ascii="Segoe UI" w:hAnsi="Segoe UI" w:cs="Segoe UI"/>
      <w:sz w:val="18"/>
      <w:szCs w:val="18"/>
    </w:rPr>
  </w:style>
  <w:style w:type="character" w:customStyle="1" w:styleId="aff">
    <w:name w:val="Текст выноски Знак"/>
    <w:basedOn w:val="a3"/>
    <w:link w:val="afe"/>
    <w:uiPriority w:val="99"/>
    <w:semiHidden/>
    <w:rsid w:val="0043440C"/>
    <w:rPr>
      <w:rFonts w:ascii="Segoe UI" w:hAnsi="Segoe UI" w:cs="Segoe UI"/>
      <w:sz w:val="18"/>
      <w:szCs w:val="18"/>
    </w:rPr>
  </w:style>
  <w:style w:type="paragraph" w:customStyle="1" w:styleId="Columbuscopy">
    <w:name w:val="Columbus copy"/>
    <w:basedOn w:val="a2"/>
    <w:link w:val="ColumbuscopyTegn"/>
    <w:qFormat/>
    <w:rsid w:val="00075793"/>
    <w:pPr>
      <w:spacing w:after="200" w:line="276" w:lineRule="auto"/>
    </w:pPr>
    <w:rPr>
      <w:rFonts w:ascii="Arial" w:hAnsi="Arial" w:cs="Arial"/>
      <w:color w:val="6D757B"/>
      <w:sz w:val="22"/>
      <w:lang w:val="da-DK"/>
    </w:rPr>
  </w:style>
  <w:style w:type="character" w:customStyle="1" w:styleId="ColumbuscopyTegn">
    <w:name w:val="Columbus copy Tegn"/>
    <w:basedOn w:val="a3"/>
    <w:link w:val="Columbuscopy"/>
    <w:rsid w:val="00075793"/>
    <w:rPr>
      <w:rFonts w:ascii="Arial" w:hAnsi="Arial" w:cs="Arial"/>
      <w:color w:val="6D757B"/>
      <w:lang w:val="da-DK"/>
    </w:rPr>
  </w:style>
  <w:style w:type="paragraph" w:styleId="aff0">
    <w:name w:val="Revision"/>
    <w:hidden/>
    <w:uiPriority w:val="99"/>
    <w:semiHidden/>
    <w:rsid w:val="00F418B1"/>
    <w:pPr>
      <w:spacing w:after="0" w:line="240" w:lineRule="auto"/>
    </w:pPr>
    <w:rPr>
      <w:rFonts w:ascii="Calibri" w:hAnsi="Calibri"/>
      <w:sz w:val="24"/>
    </w:rPr>
  </w:style>
  <w:style w:type="character" w:customStyle="1" w:styleId="UnresolvedMention2">
    <w:name w:val="Unresolved Mention2"/>
    <w:basedOn w:val="a3"/>
    <w:uiPriority w:val="99"/>
    <w:semiHidden/>
    <w:unhideWhenUsed/>
    <w:rsid w:val="00A11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141">
      <w:bodyDiv w:val="1"/>
      <w:marLeft w:val="0"/>
      <w:marRight w:val="0"/>
      <w:marTop w:val="0"/>
      <w:marBottom w:val="0"/>
      <w:divBdr>
        <w:top w:val="none" w:sz="0" w:space="0" w:color="auto"/>
        <w:left w:val="none" w:sz="0" w:space="0" w:color="auto"/>
        <w:bottom w:val="none" w:sz="0" w:space="0" w:color="auto"/>
        <w:right w:val="none" w:sz="0" w:space="0" w:color="auto"/>
      </w:divBdr>
    </w:div>
    <w:div w:id="68383124">
      <w:bodyDiv w:val="1"/>
      <w:marLeft w:val="0"/>
      <w:marRight w:val="0"/>
      <w:marTop w:val="0"/>
      <w:marBottom w:val="0"/>
      <w:divBdr>
        <w:top w:val="none" w:sz="0" w:space="0" w:color="auto"/>
        <w:left w:val="none" w:sz="0" w:space="0" w:color="auto"/>
        <w:bottom w:val="none" w:sz="0" w:space="0" w:color="auto"/>
        <w:right w:val="none" w:sz="0" w:space="0" w:color="auto"/>
      </w:divBdr>
    </w:div>
    <w:div w:id="344865027">
      <w:bodyDiv w:val="1"/>
      <w:marLeft w:val="0"/>
      <w:marRight w:val="0"/>
      <w:marTop w:val="0"/>
      <w:marBottom w:val="0"/>
      <w:divBdr>
        <w:top w:val="none" w:sz="0" w:space="0" w:color="auto"/>
        <w:left w:val="none" w:sz="0" w:space="0" w:color="auto"/>
        <w:bottom w:val="none" w:sz="0" w:space="0" w:color="auto"/>
        <w:right w:val="none" w:sz="0" w:space="0" w:color="auto"/>
      </w:divBdr>
    </w:div>
    <w:div w:id="398018423">
      <w:bodyDiv w:val="1"/>
      <w:marLeft w:val="0"/>
      <w:marRight w:val="0"/>
      <w:marTop w:val="0"/>
      <w:marBottom w:val="0"/>
      <w:divBdr>
        <w:top w:val="none" w:sz="0" w:space="0" w:color="auto"/>
        <w:left w:val="none" w:sz="0" w:space="0" w:color="auto"/>
        <w:bottom w:val="none" w:sz="0" w:space="0" w:color="auto"/>
        <w:right w:val="none" w:sz="0" w:space="0" w:color="auto"/>
      </w:divBdr>
    </w:div>
    <w:div w:id="543448325">
      <w:bodyDiv w:val="1"/>
      <w:marLeft w:val="0"/>
      <w:marRight w:val="0"/>
      <w:marTop w:val="0"/>
      <w:marBottom w:val="0"/>
      <w:divBdr>
        <w:top w:val="none" w:sz="0" w:space="0" w:color="auto"/>
        <w:left w:val="none" w:sz="0" w:space="0" w:color="auto"/>
        <w:bottom w:val="none" w:sz="0" w:space="0" w:color="auto"/>
        <w:right w:val="none" w:sz="0" w:space="0" w:color="auto"/>
      </w:divBdr>
    </w:div>
    <w:div w:id="607929052">
      <w:bodyDiv w:val="1"/>
      <w:marLeft w:val="0"/>
      <w:marRight w:val="0"/>
      <w:marTop w:val="0"/>
      <w:marBottom w:val="0"/>
      <w:divBdr>
        <w:top w:val="none" w:sz="0" w:space="0" w:color="auto"/>
        <w:left w:val="none" w:sz="0" w:space="0" w:color="auto"/>
        <w:bottom w:val="none" w:sz="0" w:space="0" w:color="auto"/>
        <w:right w:val="none" w:sz="0" w:space="0" w:color="auto"/>
      </w:divBdr>
    </w:div>
    <w:div w:id="677925750">
      <w:bodyDiv w:val="1"/>
      <w:marLeft w:val="0"/>
      <w:marRight w:val="0"/>
      <w:marTop w:val="0"/>
      <w:marBottom w:val="0"/>
      <w:divBdr>
        <w:top w:val="none" w:sz="0" w:space="0" w:color="auto"/>
        <w:left w:val="none" w:sz="0" w:space="0" w:color="auto"/>
        <w:bottom w:val="none" w:sz="0" w:space="0" w:color="auto"/>
        <w:right w:val="none" w:sz="0" w:space="0" w:color="auto"/>
      </w:divBdr>
    </w:div>
    <w:div w:id="793061064">
      <w:bodyDiv w:val="1"/>
      <w:marLeft w:val="0"/>
      <w:marRight w:val="0"/>
      <w:marTop w:val="0"/>
      <w:marBottom w:val="0"/>
      <w:divBdr>
        <w:top w:val="none" w:sz="0" w:space="0" w:color="auto"/>
        <w:left w:val="none" w:sz="0" w:space="0" w:color="auto"/>
        <w:bottom w:val="none" w:sz="0" w:space="0" w:color="auto"/>
        <w:right w:val="none" w:sz="0" w:space="0" w:color="auto"/>
      </w:divBdr>
    </w:div>
    <w:div w:id="958219713">
      <w:bodyDiv w:val="1"/>
      <w:marLeft w:val="0"/>
      <w:marRight w:val="0"/>
      <w:marTop w:val="0"/>
      <w:marBottom w:val="0"/>
      <w:divBdr>
        <w:top w:val="none" w:sz="0" w:space="0" w:color="auto"/>
        <w:left w:val="none" w:sz="0" w:space="0" w:color="auto"/>
        <w:bottom w:val="none" w:sz="0" w:space="0" w:color="auto"/>
        <w:right w:val="none" w:sz="0" w:space="0" w:color="auto"/>
      </w:divBdr>
    </w:div>
    <w:div w:id="1770661890">
      <w:bodyDiv w:val="1"/>
      <w:marLeft w:val="0"/>
      <w:marRight w:val="0"/>
      <w:marTop w:val="0"/>
      <w:marBottom w:val="0"/>
      <w:divBdr>
        <w:top w:val="none" w:sz="0" w:space="0" w:color="auto"/>
        <w:left w:val="none" w:sz="0" w:space="0" w:color="auto"/>
        <w:bottom w:val="none" w:sz="0" w:space="0" w:color="auto"/>
        <w:right w:val="none" w:sz="0" w:space="0" w:color="auto"/>
      </w:divBdr>
    </w:div>
    <w:div w:id="1816336639">
      <w:bodyDiv w:val="1"/>
      <w:marLeft w:val="0"/>
      <w:marRight w:val="0"/>
      <w:marTop w:val="0"/>
      <w:marBottom w:val="0"/>
      <w:divBdr>
        <w:top w:val="none" w:sz="0" w:space="0" w:color="auto"/>
        <w:left w:val="none" w:sz="0" w:space="0" w:color="auto"/>
        <w:bottom w:val="none" w:sz="0" w:space="0" w:color="auto"/>
        <w:right w:val="none" w:sz="0" w:space="0" w:color="auto"/>
      </w:divBdr>
    </w:div>
    <w:div w:id="1867716436">
      <w:bodyDiv w:val="1"/>
      <w:marLeft w:val="0"/>
      <w:marRight w:val="0"/>
      <w:marTop w:val="0"/>
      <w:marBottom w:val="0"/>
      <w:divBdr>
        <w:top w:val="none" w:sz="0" w:space="0" w:color="auto"/>
        <w:left w:val="none" w:sz="0" w:space="0" w:color="auto"/>
        <w:bottom w:val="none" w:sz="0" w:space="0" w:color="auto"/>
        <w:right w:val="none" w:sz="0" w:space="0" w:color="auto"/>
      </w:divBdr>
    </w:div>
    <w:div w:id="187950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g"/><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2.png"/><Relationship Id="rId17" Type="http://schemas.openxmlformats.org/officeDocument/2006/relationships/hyperlink" Target="file:///D:/PROJECTS/GLOBAL/New%20Brand%20Colors/PROPOSALS/Word%20Document/www.columbusglobal.com" TargetMode="Externa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file:///D:/PROJECTS/GLOBAL/New%20Brand%20Colors/PROPOSALS/Word%20Document/www.columbusgloba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glossaryDocument" Target="glossary/document.xml"/><Relationship Id="rId27" Type="http://schemas.microsoft.com/office/2011/relationships/people" Target="people.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do\Documents\Custom%20Office%20Templates\Singlepage_Template_Wo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803AB65BBF74B5E90A911FA6DE29756"/>
        <w:category>
          <w:name w:val="Общие"/>
          <w:gallery w:val="placeholder"/>
        </w:category>
        <w:types>
          <w:type w:val="bbPlcHdr"/>
        </w:types>
        <w:behaviors>
          <w:behavior w:val="content"/>
        </w:behaviors>
        <w:guid w:val="{11582E1C-5A55-4DF6-80EC-706C08D6B3CA}"/>
      </w:docPartPr>
      <w:docPartBody>
        <w:p w:rsidR="00D34B41" w:rsidRDefault="00E74C1C">
          <w:pPr>
            <w:pStyle w:val="2803AB65BBF74B5E90A911FA6DE29756"/>
          </w:pPr>
          <w:r w:rsidRPr="008D3E41">
            <w:rPr>
              <w:rStyle w:val="a3"/>
            </w:rPr>
            <w:t>[</w:t>
          </w:r>
          <w:r>
            <w:rPr>
              <w:rStyle w:val="a3"/>
            </w:rPr>
            <w:t>Customer</w:t>
          </w:r>
          <w:r w:rsidRPr="008D3E41">
            <w:rPr>
              <w:rStyle w:val="a3"/>
            </w:rPr>
            <w:t>]</w:t>
          </w:r>
        </w:p>
      </w:docPartBody>
    </w:docPart>
    <w:docPart>
      <w:docPartPr>
        <w:name w:val="4241D924221943D99550E683B9C5C968"/>
        <w:category>
          <w:name w:val="Общие"/>
          <w:gallery w:val="placeholder"/>
        </w:category>
        <w:types>
          <w:type w:val="bbPlcHdr"/>
        </w:types>
        <w:behaviors>
          <w:behavior w:val="content"/>
        </w:behaviors>
        <w:guid w:val="{AE990A38-F02C-4A7B-A5A3-C9E88CE32A38}"/>
      </w:docPartPr>
      <w:docPartBody>
        <w:p w:rsidR="00D34B41" w:rsidRDefault="00E74C1C">
          <w:pPr>
            <w:pStyle w:val="4241D924221943D99550E683B9C5C968"/>
          </w:pPr>
          <w:r w:rsidRPr="008D3E41">
            <w:rPr>
              <w:rStyle w:val="a3"/>
            </w:rPr>
            <w:t>[</w:t>
          </w:r>
          <w:r>
            <w:rPr>
              <w:rStyle w:val="a3"/>
            </w:rPr>
            <w:t>Project name</w:t>
          </w:r>
          <w:r w:rsidRPr="008D3E41">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4B41"/>
    <w:rsid w:val="00001729"/>
    <w:rsid w:val="000360DB"/>
    <w:rsid w:val="0004482B"/>
    <w:rsid w:val="000754D2"/>
    <w:rsid w:val="000A12B4"/>
    <w:rsid w:val="000C562A"/>
    <w:rsid w:val="000E0397"/>
    <w:rsid w:val="001073C5"/>
    <w:rsid w:val="0018500E"/>
    <w:rsid w:val="001866B0"/>
    <w:rsid w:val="001D7868"/>
    <w:rsid w:val="00204C5F"/>
    <w:rsid w:val="00215A48"/>
    <w:rsid w:val="002215F2"/>
    <w:rsid w:val="00231B28"/>
    <w:rsid w:val="00233DC4"/>
    <w:rsid w:val="0032552C"/>
    <w:rsid w:val="00334D27"/>
    <w:rsid w:val="0038723D"/>
    <w:rsid w:val="003B08E1"/>
    <w:rsid w:val="003B1B05"/>
    <w:rsid w:val="003C6872"/>
    <w:rsid w:val="003F51CE"/>
    <w:rsid w:val="0041523C"/>
    <w:rsid w:val="00483FC2"/>
    <w:rsid w:val="005310BA"/>
    <w:rsid w:val="00546143"/>
    <w:rsid w:val="00552017"/>
    <w:rsid w:val="0059418A"/>
    <w:rsid w:val="005A47E7"/>
    <w:rsid w:val="005D27A4"/>
    <w:rsid w:val="005E25EA"/>
    <w:rsid w:val="0060250C"/>
    <w:rsid w:val="0061034E"/>
    <w:rsid w:val="00612752"/>
    <w:rsid w:val="006133C1"/>
    <w:rsid w:val="006407A7"/>
    <w:rsid w:val="006A1591"/>
    <w:rsid w:val="006C4F26"/>
    <w:rsid w:val="006D28F3"/>
    <w:rsid w:val="006E5366"/>
    <w:rsid w:val="007076A6"/>
    <w:rsid w:val="00726269"/>
    <w:rsid w:val="00734C1C"/>
    <w:rsid w:val="00737ABE"/>
    <w:rsid w:val="007E3D07"/>
    <w:rsid w:val="00892C7E"/>
    <w:rsid w:val="00896A59"/>
    <w:rsid w:val="0089761D"/>
    <w:rsid w:val="008F467D"/>
    <w:rsid w:val="008F67F8"/>
    <w:rsid w:val="00902423"/>
    <w:rsid w:val="00984B9E"/>
    <w:rsid w:val="009A32AE"/>
    <w:rsid w:val="009B3F64"/>
    <w:rsid w:val="009B5D23"/>
    <w:rsid w:val="009D0757"/>
    <w:rsid w:val="009D3DCE"/>
    <w:rsid w:val="009E3208"/>
    <w:rsid w:val="00A03D56"/>
    <w:rsid w:val="00A20334"/>
    <w:rsid w:val="00AB2078"/>
    <w:rsid w:val="00AD3566"/>
    <w:rsid w:val="00AF7067"/>
    <w:rsid w:val="00B54E32"/>
    <w:rsid w:val="00B66C37"/>
    <w:rsid w:val="00B96B64"/>
    <w:rsid w:val="00C270C9"/>
    <w:rsid w:val="00C37A6E"/>
    <w:rsid w:val="00C669F9"/>
    <w:rsid w:val="00CB2417"/>
    <w:rsid w:val="00D025B3"/>
    <w:rsid w:val="00D06D25"/>
    <w:rsid w:val="00D34B41"/>
    <w:rsid w:val="00D90B93"/>
    <w:rsid w:val="00DC431F"/>
    <w:rsid w:val="00DD65A2"/>
    <w:rsid w:val="00DD735D"/>
    <w:rsid w:val="00E10655"/>
    <w:rsid w:val="00E5440B"/>
    <w:rsid w:val="00E7343C"/>
    <w:rsid w:val="00E74C1C"/>
    <w:rsid w:val="00EA15A0"/>
    <w:rsid w:val="00F0255B"/>
    <w:rsid w:val="00F55F92"/>
    <w:rsid w:val="00FB17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2803AB65BBF74B5E90A911FA6DE29756">
    <w:name w:val="2803AB65BBF74B5E90A911FA6DE29756"/>
  </w:style>
  <w:style w:type="paragraph" w:customStyle="1" w:styleId="4241D924221943D99550E683B9C5C968">
    <w:name w:val="4241D924221943D99550E683B9C5C968"/>
  </w:style>
  <w:style w:type="paragraph" w:customStyle="1" w:styleId="17B7A51A29AD430CAD691D2B6BF47A59">
    <w:name w:val="17B7A51A29AD430CAD691D2B6BF47A5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2803AB65BBF74B5E90A911FA6DE29756">
    <w:name w:val="2803AB65BBF74B5E90A911FA6DE29756"/>
  </w:style>
  <w:style w:type="paragraph" w:customStyle="1" w:styleId="4241D924221943D99550E683B9C5C968">
    <w:name w:val="4241D924221943D99550E683B9C5C968"/>
  </w:style>
  <w:style w:type="paragraph" w:customStyle="1" w:styleId="17B7A51A29AD430CAD691D2B6BF47A59">
    <w:name w:val="17B7A51A29AD430CAD691D2B6BF47A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Columbus theme">
  <a:themeElements>
    <a:clrScheme name="Columbus Colors">
      <a:dk1>
        <a:sysClr val="windowText" lastClr="000000"/>
      </a:dk1>
      <a:lt1>
        <a:sysClr val="window" lastClr="FFFFFF"/>
      </a:lt1>
      <a:dk2>
        <a:srgbClr val="0E3A5E"/>
      </a:dk2>
      <a:lt2>
        <a:srgbClr val="E7E6E6"/>
      </a:lt2>
      <a:accent1>
        <a:srgbClr val="0E3A5E"/>
      </a:accent1>
      <a:accent2>
        <a:srgbClr val="F58220"/>
      </a:accent2>
      <a:accent3>
        <a:srgbClr val="163147"/>
      </a:accent3>
      <a:accent4>
        <a:srgbClr val="064578"/>
      </a:accent4>
      <a:accent5>
        <a:srgbClr val="303842"/>
      </a:accent5>
      <a:accent6>
        <a:srgbClr val="389F9E"/>
      </a:accent6>
      <a:hlink>
        <a:srgbClr val="4682B4"/>
      </a:hlink>
      <a:folHlink>
        <a:srgbClr val="F58220"/>
      </a:folHlink>
    </a:clrScheme>
    <a:fontScheme name="Custom 1">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Columbus theme" id="{514540F8-6F3D-4188-B3B2-84B75B221663}" vid="{E92DB6A3-8612-4C58-B96C-B0B2A3FAFED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5DDD235B761740AA93365571EFCF0A" ma:contentTypeVersion="3" ma:contentTypeDescription="Create a new document." ma:contentTypeScope="" ma:versionID="64a80bb6b98bb1c34071ad30b1290b1c">
  <xsd:schema xmlns:xsd="http://www.w3.org/2001/XMLSchema" xmlns:xs="http://www.w3.org/2001/XMLSchema" xmlns:p="http://schemas.microsoft.com/office/2006/metadata/properties" xmlns:ns2="04a0dad0-3f0c-436c-b137-bfbd57f89f3b" targetNamespace="http://schemas.microsoft.com/office/2006/metadata/properties" ma:root="true" ma:fieldsID="9204c0e4b7cc3224b8a0e623c1366e67" ns2:_="">
    <xsd:import namespace="04a0dad0-3f0c-436c-b137-bfbd57f89f3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a0dad0-3f0c-436c-b137-bfbd57f89f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172A2-8DC3-44C7-AEEB-B8C285ACC6B7}">
  <ds:schemaRefs>
    <ds:schemaRef ds:uri="http://schemas.microsoft.com/sharepoint/v3/contenttype/forms"/>
  </ds:schemaRefs>
</ds:datastoreItem>
</file>

<file path=customXml/itemProps2.xml><?xml version="1.0" encoding="utf-8"?>
<ds:datastoreItem xmlns:ds="http://schemas.openxmlformats.org/officeDocument/2006/customXml" ds:itemID="{C70BD3F0-A496-4981-8F35-5755286CA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a0dad0-3f0c-436c-b137-bfbd57f89f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587137-2D5C-435A-9469-1DB941C794D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B7631C3-EF21-4BF2-A003-48C6DF89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Singlepage_Template_Word</Template>
  <TotalTime>45</TotalTime>
  <Pages>19</Pages>
  <Words>2081</Words>
  <Characters>11864</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13918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Алькор и Ко</dc:subject>
  <dc:creator>Konstantin Dovzhikov (KODO.RU)</dc:creator>
  <cp:keywords>SUP037</cp:keywords>
  <dc:description>Довжиков К.</dc:description>
  <cp:lastModifiedBy>Довжиков Константин (Подрядчик Columbus)</cp:lastModifiedBy>
  <cp:revision>39</cp:revision>
  <cp:lastPrinted>2019-03-11T10:51:00Z</cp:lastPrinted>
  <dcterms:created xsi:type="dcterms:W3CDTF">2020-12-10T17:04:00Z</dcterms:created>
  <dcterms:modified xsi:type="dcterms:W3CDTF">2020-12-11T11:58:00Z</dcterms:modified>
  <cp:category>FD_1019</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0x0101005C5DDD235B761740AA93365571EFCF0A</vt:lpwstr>
  </property>
  <property fmtid="{D5CDD505-2E9C-101B-9397-08002B2CF9AE}" pid="3" name="Order">
    <vt:r8>71300</vt:r8>
  </property>
</Properties>
</file>