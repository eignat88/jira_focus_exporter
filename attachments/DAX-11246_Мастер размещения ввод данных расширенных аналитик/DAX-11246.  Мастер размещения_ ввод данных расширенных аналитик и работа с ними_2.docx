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5A77A455" w:rsidR="00A51049" w:rsidRPr="00837729" w:rsidRDefault="00F22B7E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70E50" w:rsidRP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DAX-11246. </w:t>
          </w:r>
          <w:r w:rsid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Мастер размещения: ввод да</w:t>
          </w:r>
          <w:r w:rsidR="00070E50" w:rsidRP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нных расши</w:t>
          </w:r>
          <w:r w:rsid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ренных аналитик и работа с ними</w:t>
          </w:r>
          <w:r w:rsidR="00070E50" w:rsidRP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 для складов с использование</w:t>
          </w:r>
          <w:r w:rsid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м</w:t>
          </w:r>
          <w:r w:rsidR="00070E50" w:rsidRPr="00070E50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 расширенных аналитик.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496C3C5E" w:rsidR="00662477" w:rsidRPr="00FB2648" w:rsidRDefault="00070E50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6371C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="00891BD6">
              <w:rPr>
                <w:sz w:val="24"/>
                <w:szCs w:val="24"/>
              </w:rPr>
              <w:t>.202</w:t>
            </w:r>
            <w:r w:rsidR="0075787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A42B36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42729050" w:rsidR="00A42B36" w:rsidRPr="0039071F" w:rsidRDefault="00A42B36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15B8E481" w:rsidR="00A42B36" w:rsidRPr="0095244B" w:rsidRDefault="00A42B36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264C69A2" w:rsidR="00A42B36" w:rsidRDefault="00A42B36" w:rsidP="00A42B36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214EE810" w:rsidR="00A42B36" w:rsidRDefault="00A42B36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  <w:tr w:rsidR="000E4485" w:rsidRPr="006D2124" w14:paraId="079C02D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DEACB" w14:textId="55DE3CD7" w:rsidR="000E4485" w:rsidRDefault="000E4485" w:rsidP="000E448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51442" w14:textId="799F9776" w:rsidR="000E4485" w:rsidRDefault="000E4485" w:rsidP="000E448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70FC2" w14:textId="364E85CE" w:rsidR="000E4485" w:rsidRDefault="000E4485" w:rsidP="000E448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43402" w14:textId="7CABD5D9" w:rsidR="000E4485" w:rsidRDefault="000E4485" w:rsidP="000E448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EAB99D8" w:rsidR="00891BD6" w:rsidRPr="00757878" w:rsidRDefault="00757878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Партионный учет</w:t>
      </w:r>
      <w:r w:rsidR="00C0339C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3822509A" w:rsidR="00891BD6" w:rsidRPr="0039071F" w:rsidRDefault="00E607D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Реализовать хранение на складе в разрезе партии.</w:t>
      </w:r>
    </w:p>
    <w:p w14:paraId="56CE5650" w14:textId="69B76170" w:rsidR="004755D4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3B21E6F2" w14:textId="14DE401E" w:rsidR="00E303FB" w:rsidRPr="00E303FB" w:rsidRDefault="00E303FB" w:rsidP="00E303FB">
      <w:pPr>
        <w:pStyle w:val="a4"/>
        <w:ind w:firstLine="0"/>
      </w:pPr>
      <w:r>
        <w:t>В таблицу «Склады» (</w:t>
      </w:r>
      <w:r w:rsidRPr="00E303FB">
        <w:t>InventLocation</w:t>
      </w:r>
      <w:r>
        <w:t>) добавить поле: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38"/>
        <w:gridCol w:w="1985"/>
        <w:gridCol w:w="1134"/>
        <w:gridCol w:w="1842"/>
        <w:gridCol w:w="1560"/>
        <w:gridCol w:w="1275"/>
      </w:tblGrid>
      <w:tr w:rsidR="00AB79BA" w:rsidRPr="00B2280A" w14:paraId="193BF451" w14:textId="77777777" w:rsidTr="00E303FB">
        <w:trPr>
          <w:trHeight w:val="814"/>
          <w:tblHeader/>
        </w:trPr>
        <w:tc>
          <w:tcPr>
            <w:tcW w:w="1838" w:type="dxa"/>
            <w:shd w:val="clear" w:color="auto" w:fill="D9D9D9" w:themeFill="background1" w:themeFillShade="D9"/>
          </w:tcPr>
          <w:p w14:paraId="454669B4" w14:textId="77777777" w:rsidR="00AB79BA" w:rsidRPr="00B2280A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951FC47" w14:textId="77777777" w:rsidR="00AB79BA" w:rsidRPr="00B2280A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947FA20" w14:textId="77777777" w:rsidR="00AB79BA" w:rsidRPr="00B2280A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953584A" w14:textId="77777777" w:rsidR="00AB79BA" w:rsidRPr="008E2C64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для системы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D6F17B5" w14:textId="77777777" w:rsidR="00AB79BA" w:rsidRPr="00B2280A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9ED21F0" w14:textId="77777777" w:rsidR="00AB79BA" w:rsidRPr="00B2280A" w:rsidRDefault="00AB79BA" w:rsidP="001A123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AB79BA" w:rsidRPr="00B2280A" w14:paraId="05E7B532" w14:textId="77777777" w:rsidTr="00E303FB">
        <w:tc>
          <w:tcPr>
            <w:tcW w:w="1838" w:type="dxa"/>
            <w:shd w:val="clear" w:color="auto" w:fill="auto"/>
          </w:tcPr>
          <w:p w14:paraId="2F51B093" w14:textId="63C44E80" w:rsidR="00AB79BA" w:rsidRPr="00AB79BA" w:rsidRDefault="00AB79BA" w:rsidP="001A123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BatchStorage</w:t>
            </w:r>
          </w:p>
        </w:tc>
        <w:tc>
          <w:tcPr>
            <w:tcW w:w="1985" w:type="dxa"/>
            <w:shd w:val="clear" w:color="auto" w:fill="auto"/>
          </w:tcPr>
          <w:p w14:paraId="6BEFCD91" w14:textId="5D197B9F" w:rsidR="00AB79BA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Расширенные настройки аналитики партии</w:t>
            </w:r>
          </w:p>
        </w:tc>
        <w:tc>
          <w:tcPr>
            <w:tcW w:w="1134" w:type="dxa"/>
            <w:shd w:val="clear" w:color="auto" w:fill="auto"/>
          </w:tcPr>
          <w:p w14:paraId="69AE2F88" w14:textId="77777777" w:rsidR="00AB79BA" w:rsidRPr="00E607D3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842" w:type="dxa"/>
          </w:tcPr>
          <w:p w14:paraId="5A6257FC" w14:textId="5FC29FD0" w:rsidR="00AB79BA" w:rsidRPr="00AB79BA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</w:tcPr>
          <w:p w14:paraId="09D647C0" w14:textId="77777777" w:rsidR="00AB79BA" w:rsidRPr="00B2280A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7C8B451F" w14:textId="77777777" w:rsidR="00AB79BA" w:rsidRPr="00B2280A" w:rsidRDefault="00AB79BA" w:rsidP="001A123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7547B82" w14:textId="1EF5D201" w:rsidR="004C5F4C" w:rsidRPr="00A42B36" w:rsidRDefault="004C5F4C" w:rsidP="004C5F4C">
      <w:pPr>
        <w:pStyle w:val="a4"/>
        <w:ind w:firstLine="0"/>
        <w:rPr>
          <w:sz w:val="24"/>
          <w:szCs w:val="24"/>
        </w:rPr>
      </w:pPr>
    </w:p>
    <w:p w14:paraId="4E8EDCCC" w14:textId="35C7939E" w:rsidR="008B0F7D" w:rsidRDefault="008457D5" w:rsidP="00BA05AB">
      <w:pPr>
        <w:pStyle w:val="10"/>
      </w:pPr>
      <w:bookmarkStart w:id="4" w:name="_Toc309597741"/>
      <w:r>
        <w:t>Изменение интерфейса пользователей</w:t>
      </w:r>
      <w:bookmarkEnd w:id="4"/>
    </w:p>
    <w:p w14:paraId="66444C8A" w14:textId="416F14C0" w:rsidR="00A42B36" w:rsidRDefault="00A42B36" w:rsidP="0052498D">
      <w:pPr>
        <w:pStyle w:val="a4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На форму «Склады»</w:t>
      </w:r>
      <w:r w:rsidR="00E303FB">
        <w:rPr>
          <w:sz w:val="24"/>
          <w:szCs w:val="24"/>
        </w:rPr>
        <w:t xml:space="preserve"> (Управление запасами/Настройка/Разделение запасов/Склады)</w:t>
      </w:r>
      <w:r>
        <w:rPr>
          <w:sz w:val="24"/>
          <w:szCs w:val="24"/>
        </w:rPr>
        <w:t xml:space="preserve"> добавить поле «Расширенные настройки аналитики партии» </w:t>
      </w:r>
      <w:r w:rsidR="00E303FB">
        <w:rPr>
          <w:sz w:val="24"/>
          <w:szCs w:val="24"/>
        </w:rPr>
        <w:t>(новое поле из раздела «Изменение модели данных» данного ФД). Разместить в группе полей «Управление запасами и складами».</w:t>
      </w:r>
    </w:p>
    <w:p w14:paraId="4476DCB4" w14:textId="52962CDF" w:rsidR="004C5F4C" w:rsidRPr="00A42B36" w:rsidRDefault="004C5F4C" w:rsidP="0052498D">
      <w:pPr>
        <w:pStyle w:val="a4"/>
        <w:numPr>
          <w:ilvl w:val="0"/>
          <w:numId w:val="31"/>
        </w:numPr>
        <w:rPr>
          <w:sz w:val="24"/>
          <w:szCs w:val="24"/>
        </w:rPr>
      </w:pPr>
      <w:r w:rsidRPr="00A42B36">
        <w:rPr>
          <w:sz w:val="24"/>
          <w:szCs w:val="24"/>
        </w:rPr>
        <w:t>В Мастер размещения на этап «Список товаров к размещению» добавить поле «Дата производства»</w:t>
      </w:r>
      <w:r w:rsidR="0052498D" w:rsidRPr="00A42B36">
        <w:rPr>
          <w:sz w:val="24"/>
          <w:szCs w:val="24"/>
        </w:rPr>
        <w:t xml:space="preserve"> (</w:t>
      </w:r>
      <w:r w:rsidR="0052498D" w:rsidRPr="00A42B36">
        <w:rPr>
          <w:sz w:val="24"/>
          <w:szCs w:val="24"/>
          <w:lang w:val="en-US"/>
        </w:rPr>
        <w:t>ProductDate</w:t>
      </w:r>
      <w:r w:rsidR="0052498D" w:rsidRPr="00A42B36">
        <w:rPr>
          <w:sz w:val="24"/>
          <w:szCs w:val="24"/>
        </w:rPr>
        <w:t>)</w:t>
      </w:r>
      <w:r w:rsidRPr="00A42B36">
        <w:rPr>
          <w:sz w:val="24"/>
          <w:szCs w:val="24"/>
        </w:rPr>
        <w:t>. Разместить перед полем «Окончание срока годности» (WMS_InventBatchInfoUnplaced.ExpDate) (</w:t>
      </w:r>
      <w:r w:rsidR="0052498D" w:rsidRPr="00A42B36">
        <w:rPr>
          <w:sz w:val="24"/>
          <w:szCs w:val="24"/>
        </w:rPr>
        <w:t>Управление запасами/Обычный/Мастер размещения; Расчеты с поставщиками/Обычный/Заказы на покупку/Все заказы на покупку/кнопка Размещение товара</w:t>
      </w:r>
      <w:r w:rsidRPr="00A42B36">
        <w:rPr>
          <w:sz w:val="24"/>
          <w:szCs w:val="24"/>
        </w:rPr>
        <w:t>).</w:t>
      </w:r>
      <w:r w:rsidR="0052498D" w:rsidRPr="00A42B36">
        <w:rPr>
          <w:sz w:val="24"/>
          <w:szCs w:val="24"/>
        </w:rPr>
        <w:t xml:space="preserve"> </w:t>
      </w:r>
    </w:p>
    <w:p w14:paraId="07F185DE" w14:textId="3FFD4606" w:rsidR="0052498D" w:rsidRPr="00A42B36" w:rsidRDefault="0052498D" w:rsidP="0052498D">
      <w:pPr>
        <w:pStyle w:val="a4"/>
        <w:numPr>
          <w:ilvl w:val="0"/>
          <w:numId w:val="31"/>
        </w:numPr>
        <w:rPr>
          <w:sz w:val="24"/>
          <w:szCs w:val="24"/>
        </w:rPr>
      </w:pPr>
      <w:r w:rsidRPr="00A42B36">
        <w:rPr>
          <w:sz w:val="24"/>
          <w:szCs w:val="24"/>
        </w:rPr>
        <w:lastRenderedPageBreak/>
        <w:t xml:space="preserve">Сделать обязательными к заполнению поля «Окончание срока годности» и «Дата производства». При вводе значения в одно из полей, второе должно заполняться автоматически расчетным значением (описано в алгоритмах ниже). </w:t>
      </w:r>
    </w:p>
    <w:p w14:paraId="67C4A937" w14:textId="3D23F5EE" w:rsidR="00895E2C" w:rsidRDefault="008457D5" w:rsidP="00DF5EBC">
      <w:pPr>
        <w:pStyle w:val="10"/>
      </w:pPr>
      <w:bookmarkStart w:id="5" w:name="_Toc309597746"/>
      <w:r>
        <w:t>Алгоритмы</w:t>
      </w:r>
      <w:bookmarkStart w:id="6" w:name="_Toc309597747"/>
      <w:bookmarkEnd w:id="5"/>
    </w:p>
    <w:p w14:paraId="2B8F1C23" w14:textId="04F5863A" w:rsidR="00E303FB" w:rsidRDefault="00E303FB" w:rsidP="00917F38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Принцип реализации Мастера размещения.</w:t>
      </w:r>
    </w:p>
    <w:p w14:paraId="5A2B189D" w14:textId="2CB80365" w:rsidR="001A1230" w:rsidRDefault="001A1230" w:rsidP="001A1230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В рамках проекта будет реализована отдельная кодовая база для Мастера размещения, который будет работать для складов, у которых стоит признак «Расширенные настройки аналитики партии».</w:t>
      </w:r>
    </w:p>
    <w:p w14:paraId="18C5CE13" w14:textId="0EEAE67A" w:rsidR="001A1230" w:rsidRDefault="001A1230" w:rsidP="001A1230">
      <w:pPr>
        <w:pStyle w:val="a4"/>
        <w:ind w:left="709" w:firstLine="0"/>
        <w:rPr>
          <w:sz w:val="24"/>
          <w:szCs w:val="24"/>
        </w:rPr>
      </w:pPr>
      <w:r w:rsidRPr="001A1230">
        <w:rPr>
          <w:noProof/>
          <w:sz w:val="24"/>
          <w:szCs w:val="24"/>
        </w:rPr>
        <w:drawing>
          <wp:inline distT="0" distB="0" distL="0" distR="0" wp14:anchorId="00B05262" wp14:editId="33074AAC">
            <wp:extent cx="2084832" cy="39098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1307" cy="39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8A2B" w14:textId="07E915BE" w:rsidR="001A1230" w:rsidRPr="001A1230" w:rsidRDefault="001A1230" w:rsidP="001A1230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Для пользователя должен быть запуск из одного и того же пункта меню. При запуске Мастера размещения должен работать следующий алгоритм:</w:t>
      </w:r>
    </w:p>
    <w:p w14:paraId="21E1CE27" w14:textId="2003C4F9" w:rsidR="001A1230" w:rsidRDefault="001A1230" w:rsidP="001A1230">
      <w:pPr>
        <w:pStyle w:val="a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Если в Заказе на покупку у склада стоит признак «Расширенные настройки аналитики партии» при запуске Мастера размещения использовать новый Мастер размещения и алгоритмы заполнения полей, описанные ниже.</w:t>
      </w:r>
    </w:p>
    <w:p w14:paraId="1FA32980" w14:textId="51467721" w:rsidR="00E303FB" w:rsidRPr="00E303FB" w:rsidRDefault="00E303FB" w:rsidP="001A1230">
      <w:pPr>
        <w:pStyle w:val="a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="001A1230">
        <w:rPr>
          <w:sz w:val="24"/>
          <w:szCs w:val="24"/>
        </w:rPr>
        <w:t xml:space="preserve">в Заказе на покупку у </w:t>
      </w:r>
      <w:r w:rsidR="000E4485">
        <w:rPr>
          <w:sz w:val="24"/>
          <w:szCs w:val="24"/>
        </w:rPr>
        <w:t>с</w:t>
      </w:r>
      <w:r w:rsidR="001A1230">
        <w:rPr>
          <w:sz w:val="24"/>
          <w:szCs w:val="24"/>
        </w:rPr>
        <w:t>клада не стоит признак «Расширенные настройки аналитики партии» при запуске Мастера размещения использовать существующий алгоритм.</w:t>
      </w:r>
    </w:p>
    <w:p w14:paraId="279E7E8F" w14:textId="368E4916" w:rsidR="00F57F63" w:rsidRPr="00A42B36" w:rsidRDefault="00917F38" w:rsidP="00917F38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 w:rsidRPr="00A42B36">
        <w:rPr>
          <w:b/>
          <w:sz w:val="24"/>
          <w:szCs w:val="24"/>
        </w:rPr>
        <w:t>Заполнение полей «Окончание срока годности» и «Дата производства»</w:t>
      </w:r>
      <w:r w:rsidR="00731566">
        <w:rPr>
          <w:b/>
          <w:sz w:val="24"/>
          <w:szCs w:val="24"/>
        </w:rPr>
        <w:t xml:space="preserve"> в Мастере размещения</w:t>
      </w:r>
      <w:r w:rsidRPr="00A42B36">
        <w:rPr>
          <w:b/>
          <w:sz w:val="24"/>
          <w:szCs w:val="24"/>
        </w:rPr>
        <w:t>.</w:t>
      </w:r>
    </w:p>
    <w:p w14:paraId="09F4C56F" w14:textId="3DBA8C8C" w:rsidR="00917F38" w:rsidRPr="00A42B36" w:rsidRDefault="00917F38" w:rsidP="00917F38">
      <w:pPr>
        <w:pStyle w:val="a4"/>
        <w:numPr>
          <w:ilvl w:val="0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t>Оба поля обязательны к заполнению</w:t>
      </w:r>
    </w:p>
    <w:p w14:paraId="38AEB9FE" w14:textId="13996FB9" w:rsidR="00917F38" w:rsidRPr="00A42B36" w:rsidRDefault="000234C7" w:rsidP="000234C7">
      <w:pPr>
        <w:pStyle w:val="a4"/>
        <w:numPr>
          <w:ilvl w:val="0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t xml:space="preserve">Если ввели информацию в поле «Дата производства» поле «Окончание срока годности» заполняется расчетным значением: «Дата производства» + «Срок хранения в месяцах» (InventTable.WMS_InventExpireDays). </w:t>
      </w:r>
    </w:p>
    <w:p w14:paraId="1CAA49A1" w14:textId="5936F7E6" w:rsidR="000234C7" w:rsidRPr="00A42B36" w:rsidRDefault="000234C7" w:rsidP="000234C7">
      <w:pPr>
        <w:pStyle w:val="a4"/>
        <w:numPr>
          <w:ilvl w:val="0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lastRenderedPageBreak/>
        <w:t>Если ввели информацию в поле «Окончание срока годности» поле «Дата производства»  заполняется расчетным значением: «Окончание срока годности» - «Срок хранения в месяцах» (InventTable.WMS_InventExpireDays).</w:t>
      </w:r>
    </w:p>
    <w:p w14:paraId="2CD11217" w14:textId="28AB9791" w:rsidR="009870C1" w:rsidRPr="00A42B36" w:rsidRDefault="009870C1" w:rsidP="000234C7">
      <w:pPr>
        <w:pStyle w:val="a4"/>
        <w:numPr>
          <w:ilvl w:val="0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t>Если в карточке номенклатуры стоит признак «Неограниченная годность» (InventTable.WMS_unlimitedExpDate):</w:t>
      </w:r>
    </w:p>
    <w:p w14:paraId="59E26B9E" w14:textId="1AEDDFD6" w:rsidR="009870C1" w:rsidRPr="00A42B36" w:rsidRDefault="009870C1" w:rsidP="009870C1">
      <w:pPr>
        <w:pStyle w:val="a4"/>
        <w:numPr>
          <w:ilvl w:val="1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t>Поле «Окончание срока годности» - блокировать для ввода, заполнять автоматически максимальной системной датой.</w:t>
      </w:r>
    </w:p>
    <w:p w14:paraId="542DAB15" w14:textId="395870D3" w:rsidR="009870C1" w:rsidRPr="00A42B36" w:rsidRDefault="009870C1" w:rsidP="009870C1">
      <w:pPr>
        <w:pStyle w:val="a4"/>
        <w:numPr>
          <w:ilvl w:val="1"/>
          <w:numId w:val="34"/>
        </w:numPr>
        <w:rPr>
          <w:sz w:val="24"/>
          <w:szCs w:val="24"/>
        </w:rPr>
      </w:pPr>
      <w:r w:rsidRPr="00A42B36">
        <w:rPr>
          <w:sz w:val="24"/>
          <w:szCs w:val="24"/>
        </w:rPr>
        <w:t>Поле «Дата производства» - давать возможность ввести пользователю, если не ввели – автоматически заполнить текущей датой.</w:t>
      </w:r>
    </w:p>
    <w:p w14:paraId="440B4516" w14:textId="256AB7A1" w:rsidR="009657F1" w:rsidRPr="00A42B36" w:rsidRDefault="00217A9A" w:rsidP="00217A9A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 w:rsidRPr="00A42B36">
        <w:rPr>
          <w:b/>
          <w:sz w:val="24"/>
          <w:szCs w:val="24"/>
        </w:rPr>
        <w:t>Заполнение поля «КМ физически нанесен на товар»</w:t>
      </w:r>
      <w:r w:rsidR="00731566">
        <w:rPr>
          <w:b/>
          <w:sz w:val="24"/>
          <w:szCs w:val="24"/>
        </w:rPr>
        <w:t xml:space="preserve"> в таблице «Партии»</w:t>
      </w:r>
      <w:r w:rsidRPr="00A42B36">
        <w:rPr>
          <w:b/>
          <w:sz w:val="24"/>
          <w:szCs w:val="24"/>
        </w:rPr>
        <w:t xml:space="preserve"> (</w:t>
      </w:r>
      <w:r w:rsidRPr="00A42B36">
        <w:rPr>
          <w:b/>
          <w:sz w:val="24"/>
          <w:szCs w:val="24"/>
          <w:lang w:val="en-US"/>
        </w:rPr>
        <w:t>InventButch</w:t>
      </w:r>
      <w:r w:rsidRPr="00A42B36">
        <w:rPr>
          <w:b/>
          <w:sz w:val="24"/>
          <w:szCs w:val="24"/>
        </w:rPr>
        <w:t>.</w:t>
      </w:r>
      <w:r w:rsidRPr="00A42B36">
        <w:rPr>
          <w:b/>
          <w:sz w:val="24"/>
          <w:szCs w:val="24"/>
          <w:lang w:val="en-US"/>
        </w:rPr>
        <w:t>KM</w:t>
      </w:r>
      <w:r w:rsidRPr="00A42B36">
        <w:rPr>
          <w:b/>
          <w:sz w:val="24"/>
          <w:szCs w:val="24"/>
        </w:rPr>
        <w:t>)</w:t>
      </w:r>
    </w:p>
    <w:p w14:paraId="0701876A" w14:textId="7214AC74" w:rsidR="00217A9A" w:rsidRPr="00A42B36" w:rsidRDefault="006E08C1" w:rsidP="00217A9A">
      <w:pPr>
        <w:pStyle w:val="a4"/>
        <w:ind w:left="709" w:firstLine="0"/>
        <w:rPr>
          <w:sz w:val="24"/>
          <w:szCs w:val="24"/>
        </w:rPr>
      </w:pPr>
      <w:r w:rsidRPr="00A42B36">
        <w:rPr>
          <w:sz w:val="24"/>
          <w:szCs w:val="24"/>
        </w:rPr>
        <w:t>Поле должно быть обязательным к заполнению (системно):</w:t>
      </w:r>
    </w:p>
    <w:p w14:paraId="1E28CDA3" w14:textId="2C1DA318" w:rsidR="006E08C1" w:rsidRPr="00A42B36" w:rsidRDefault="006E08C1" w:rsidP="006E08C1">
      <w:pPr>
        <w:pStyle w:val="a4"/>
        <w:numPr>
          <w:ilvl w:val="0"/>
          <w:numId w:val="35"/>
        </w:numPr>
        <w:rPr>
          <w:sz w:val="24"/>
          <w:szCs w:val="24"/>
        </w:rPr>
      </w:pPr>
      <w:r w:rsidRPr="00A42B36">
        <w:rPr>
          <w:sz w:val="24"/>
          <w:szCs w:val="24"/>
        </w:rPr>
        <w:t xml:space="preserve">Если просканировали КМ - </w:t>
      </w:r>
      <w:r w:rsidRPr="00A42B36">
        <w:rPr>
          <w:sz w:val="24"/>
          <w:szCs w:val="24"/>
          <w:lang w:val="en-US"/>
        </w:rPr>
        <w:t>InventButch</w:t>
      </w:r>
      <w:r w:rsidRPr="00A42B36">
        <w:rPr>
          <w:sz w:val="24"/>
          <w:szCs w:val="24"/>
        </w:rPr>
        <w:t>.</w:t>
      </w:r>
      <w:r w:rsidRPr="00A42B36">
        <w:rPr>
          <w:sz w:val="24"/>
          <w:szCs w:val="24"/>
          <w:lang w:val="en-US"/>
        </w:rPr>
        <w:t>KM</w:t>
      </w:r>
      <w:r w:rsidRPr="00A42B36">
        <w:rPr>
          <w:sz w:val="24"/>
          <w:szCs w:val="24"/>
        </w:rPr>
        <w:t xml:space="preserve"> = </w:t>
      </w:r>
      <w:r w:rsidRPr="00A42B36">
        <w:rPr>
          <w:sz w:val="24"/>
          <w:szCs w:val="24"/>
          <w:lang w:val="en-US"/>
        </w:rPr>
        <w:t>Yes</w:t>
      </w:r>
    </w:p>
    <w:p w14:paraId="08068CB7" w14:textId="420A8B15" w:rsidR="006E08C1" w:rsidRPr="00A42B36" w:rsidRDefault="006E08C1" w:rsidP="006E08C1">
      <w:pPr>
        <w:pStyle w:val="a4"/>
        <w:numPr>
          <w:ilvl w:val="0"/>
          <w:numId w:val="35"/>
        </w:numPr>
        <w:rPr>
          <w:sz w:val="24"/>
          <w:szCs w:val="24"/>
        </w:rPr>
      </w:pPr>
      <w:r w:rsidRPr="00A42B36">
        <w:rPr>
          <w:sz w:val="24"/>
          <w:szCs w:val="24"/>
        </w:rPr>
        <w:t xml:space="preserve">Если просканировали ШК товара </w:t>
      </w:r>
      <w:r w:rsidRPr="00A42B36">
        <w:rPr>
          <w:sz w:val="24"/>
          <w:szCs w:val="24"/>
          <w:lang w:val="en-US"/>
        </w:rPr>
        <w:t>InventButch</w:t>
      </w:r>
      <w:r w:rsidRPr="00A42B36">
        <w:rPr>
          <w:sz w:val="24"/>
          <w:szCs w:val="24"/>
        </w:rPr>
        <w:t>.</w:t>
      </w:r>
      <w:r w:rsidRPr="00A42B36">
        <w:rPr>
          <w:sz w:val="24"/>
          <w:szCs w:val="24"/>
          <w:lang w:val="en-US"/>
        </w:rPr>
        <w:t>KM</w:t>
      </w:r>
      <w:r w:rsidRPr="00A42B36">
        <w:rPr>
          <w:sz w:val="24"/>
          <w:szCs w:val="24"/>
        </w:rPr>
        <w:t xml:space="preserve"> = </w:t>
      </w:r>
      <w:r w:rsidRPr="00A42B36">
        <w:rPr>
          <w:sz w:val="24"/>
          <w:szCs w:val="24"/>
          <w:lang w:val="en-US"/>
        </w:rPr>
        <w:t>No</w:t>
      </w:r>
    </w:p>
    <w:p w14:paraId="29866C0A" w14:textId="2A12EC77" w:rsidR="006E08C1" w:rsidRPr="00A42B36" w:rsidRDefault="006E08C1" w:rsidP="006E08C1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 w:rsidRPr="00A42B36">
        <w:rPr>
          <w:b/>
          <w:sz w:val="24"/>
          <w:szCs w:val="24"/>
        </w:rPr>
        <w:t>Заполнение остальных полей в таблице «Партии» (</w:t>
      </w:r>
      <w:r w:rsidRPr="00A42B36">
        <w:rPr>
          <w:b/>
          <w:sz w:val="24"/>
          <w:szCs w:val="24"/>
          <w:lang w:val="en-US"/>
        </w:rPr>
        <w:t>InventBatch</w:t>
      </w:r>
      <w:r w:rsidRPr="00A42B36">
        <w:rPr>
          <w:b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572"/>
        <w:gridCol w:w="1763"/>
        <w:gridCol w:w="1330"/>
        <w:gridCol w:w="1134"/>
        <w:gridCol w:w="2829"/>
      </w:tblGrid>
      <w:tr w:rsidR="007376A9" w:rsidRPr="00B2280A" w14:paraId="5D4641E2" w14:textId="77777777" w:rsidTr="007376A9">
        <w:trPr>
          <w:trHeight w:val="814"/>
          <w:tblHeader/>
        </w:trPr>
        <w:tc>
          <w:tcPr>
            <w:tcW w:w="2572" w:type="dxa"/>
            <w:shd w:val="clear" w:color="auto" w:fill="D9D9D9" w:themeFill="background1" w:themeFillShade="D9"/>
          </w:tcPr>
          <w:p w14:paraId="1E1E6AA8" w14:textId="77777777" w:rsidR="007376A9" w:rsidRPr="00A42B36" w:rsidRDefault="007376A9" w:rsidP="00432A8E">
            <w:pPr>
              <w:pStyle w:val="afff1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 w14:paraId="0FEE6D4D" w14:textId="77777777" w:rsidR="007376A9" w:rsidRPr="00A42B36" w:rsidRDefault="007376A9" w:rsidP="00432A8E">
            <w:pPr>
              <w:pStyle w:val="afff1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7536F33" w14:textId="77777777" w:rsidR="007376A9" w:rsidRPr="00A42B36" w:rsidRDefault="007376A9" w:rsidP="00432A8E">
            <w:pPr>
              <w:pStyle w:val="afff1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Обязательное</w:t>
            </w:r>
            <w:r w:rsidRPr="00A42B36">
              <w:rPr>
                <w:sz w:val="24"/>
                <w:szCs w:val="24"/>
                <w:lang w:val="en-US"/>
              </w:rPr>
              <w:t xml:space="preserve"> </w:t>
            </w:r>
            <w:r w:rsidRPr="00A42B36">
              <w:rPr>
                <w:sz w:val="24"/>
                <w:szCs w:val="24"/>
              </w:rPr>
              <w:t>для системы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6DDD557" w14:textId="77777777" w:rsidR="007376A9" w:rsidRPr="00A42B36" w:rsidRDefault="007376A9" w:rsidP="00432A8E">
            <w:pPr>
              <w:pStyle w:val="afff1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Уникальное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14:paraId="074E2DF8" w14:textId="054D91A5" w:rsidR="007376A9" w:rsidRPr="00A42B36" w:rsidRDefault="007376A9" w:rsidP="00432A8E">
            <w:pPr>
              <w:pStyle w:val="afff1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Алгоритм заполнения</w:t>
            </w:r>
          </w:p>
        </w:tc>
      </w:tr>
      <w:tr w:rsidR="007376A9" w:rsidRPr="00B2280A" w14:paraId="1CC8B4C6" w14:textId="77777777" w:rsidTr="007376A9">
        <w:tc>
          <w:tcPr>
            <w:tcW w:w="2572" w:type="dxa"/>
            <w:shd w:val="clear" w:color="auto" w:fill="auto"/>
          </w:tcPr>
          <w:p w14:paraId="6B5A5D2E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Box_QTY</w:t>
            </w:r>
          </w:p>
        </w:tc>
        <w:tc>
          <w:tcPr>
            <w:tcW w:w="1763" w:type="dxa"/>
            <w:shd w:val="clear" w:color="auto" w:fill="auto"/>
          </w:tcPr>
          <w:p w14:paraId="04B5A500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Заводской короб</w:t>
            </w:r>
            <w:r w:rsidRPr="00A42B36">
              <w:rPr>
                <w:sz w:val="24"/>
                <w:szCs w:val="24"/>
                <w:lang w:val="en-US"/>
              </w:rPr>
              <w:t xml:space="preserve"> (</w:t>
            </w:r>
            <w:r w:rsidRPr="00A42B36">
              <w:rPr>
                <w:sz w:val="24"/>
                <w:szCs w:val="24"/>
              </w:rPr>
              <w:t>Кратность</w:t>
            </w:r>
            <w:r w:rsidRPr="00A42B3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30" w:type="dxa"/>
          </w:tcPr>
          <w:p w14:paraId="3ABAA29D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24FD290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1F1C53D4" w14:textId="61208D5D" w:rsidR="007376A9" w:rsidRPr="00A42B36" w:rsidRDefault="007376A9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Значение из поля «Кратность» на шаге «Список товаров к размещению» ((WMS_InventBatchInfoUnplaced).MultipleQty)</w:t>
            </w:r>
          </w:p>
        </w:tc>
      </w:tr>
      <w:tr w:rsidR="007376A9" w:rsidRPr="00B2280A" w14:paraId="0AA65141" w14:textId="77777777" w:rsidTr="007376A9">
        <w:tc>
          <w:tcPr>
            <w:tcW w:w="2572" w:type="dxa"/>
            <w:shd w:val="clear" w:color="auto" w:fill="auto"/>
          </w:tcPr>
          <w:p w14:paraId="5ACBD1B7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MiniPack_QTY</w:t>
            </w:r>
          </w:p>
        </w:tc>
        <w:tc>
          <w:tcPr>
            <w:tcW w:w="1763" w:type="dxa"/>
            <w:shd w:val="clear" w:color="auto" w:fill="auto"/>
          </w:tcPr>
          <w:p w14:paraId="583945C0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Мини упаковка</w:t>
            </w:r>
            <w:ins w:id="7" w:author="Ulyana Yureva" w:date="2025-09-18T13:49:00Z">
              <w:r w:rsidRPr="00A42B36">
                <w:rPr>
                  <w:sz w:val="24"/>
                  <w:szCs w:val="24"/>
                </w:rPr>
                <w:t xml:space="preserve"> </w:t>
              </w:r>
            </w:ins>
          </w:p>
          <w:p w14:paraId="2835C2A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(кратность)</w:t>
            </w:r>
          </w:p>
        </w:tc>
        <w:tc>
          <w:tcPr>
            <w:tcW w:w="1330" w:type="dxa"/>
          </w:tcPr>
          <w:p w14:paraId="0F4E5E1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4C7C276A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5200FAE7" w14:textId="0CE8DCFB" w:rsidR="007376A9" w:rsidRPr="00A42B36" w:rsidRDefault="007376A9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Значение из поля «Миниупаковка» на шаге «Список товаров к размещению» ((WMS_InventBatchInfoUnplaced).SUP_MiniPackQuant)</w:t>
            </w:r>
          </w:p>
        </w:tc>
      </w:tr>
      <w:tr w:rsidR="007376A9" w:rsidRPr="00B2280A" w14:paraId="1596B239" w14:textId="77777777" w:rsidTr="007376A9">
        <w:tc>
          <w:tcPr>
            <w:tcW w:w="2572" w:type="dxa"/>
            <w:shd w:val="clear" w:color="auto" w:fill="auto"/>
          </w:tcPr>
          <w:p w14:paraId="2987DC38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MasterBox_QTY</w:t>
            </w:r>
          </w:p>
        </w:tc>
        <w:tc>
          <w:tcPr>
            <w:tcW w:w="1763" w:type="dxa"/>
            <w:shd w:val="clear" w:color="auto" w:fill="auto"/>
          </w:tcPr>
          <w:p w14:paraId="5C180D42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  <w:lang w:val="en-US"/>
              </w:rPr>
              <w:t>Мастер короб / паллет</w:t>
            </w:r>
            <w:ins w:id="8" w:author="Ulyana Yureva" w:date="2025-09-18T13:49:00Z">
              <w:r w:rsidRPr="00A42B36">
                <w:rPr>
                  <w:sz w:val="24"/>
                  <w:szCs w:val="24"/>
                </w:rPr>
                <w:t xml:space="preserve"> </w:t>
              </w:r>
            </w:ins>
          </w:p>
          <w:p w14:paraId="21C190A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(кратность)</w:t>
            </w:r>
          </w:p>
        </w:tc>
        <w:tc>
          <w:tcPr>
            <w:tcW w:w="1330" w:type="dxa"/>
          </w:tcPr>
          <w:p w14:paraId="0346D841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4FE2EBA3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4F76A4A2" w14:textId="052A597A" w:rsidR="007376A9" w:rsidRPr="00A42B36" w:rsidRDefault="007376A9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Оставляем пустым. Заполнение будет реализовано на втором этапе.</w:t>
            </w:r>
          </w:p>
        </w:tc>
      </w:tr>
      <w:tr w:rsidR="007376A9" w:rsidRPr="00B2280A" w14:paraId="1980BE8C" w14:textId="77777777" w:rsidTr="007376A9">
        <w:tc>
          <w:tcPr>
            <w:tcW w:w="2572" w:type="dxa"/>
            <w:shd w:val="clear" w:color="auto" w:fill="auto"/>
          </w:tcPr>
          <w:p w14:paraId="46D7206A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M</w:t>
            </w:r>
            <w:r w:rsidRPr="00A42B36">
              <w:rPr>
                <w:sz w:val="24"/>
                <w:szCs w:val="24"/>
              </w:rPr>
              <w:t>anufacture</w:t>
            </w:r>
            <w:r w:rsidRPr="00A42B36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763" w:type="dxa"/>
            <w:shd w:val="clear" w:color="auto" w:fill="auto"/>
          </w:tcPr>
          <w:p w14:paraId="46034B6A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1330" w:type="dxa"/>
          </w:tcPr>
          <w:p w14:paraId="12E34877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345FC384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7E42FFB7" w14:textId="77777777" w:rsidR="00432A8E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Из строк заявки. </w:t>
            </w:r>
          </w:p>
          <w:p w14:paraId="58DC60F7" w14:textId="522B8D41" w:rsidR="007376A9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(значение в строки заявки должно прийти из </w:t>
            </w:r>
            <w:r w:rsidRPr="00A42B36">
              <w:rPr>
                <w:sz w:val="24"/>
                <w:szCs w:val="24"/>
                <w:lang w:val="en-US"/>
              </w:rPr>
              <w:t>ERP</w:t>
            </w:r>
            <w:r w:rsidRPr="00A42B36">
              <w:rPr>
                <w:sz w:val="24"/>
                <w:szCs w:val="24"/>
              </w:rPr>
              <w:t>)</w:t>
            </w:r>
          </w:p>
        </w:tc>
      </w:tr>
      <w:tr w:rsidR="007376A9" w:rsidRPr="00B2280A" w14:paraId="340D3F1F" w14:textId="77777777" w:rsidTr="007376A9">
        <w:tc>
          <w:tcPr>
            <w:tcW w:w="2572" w:type="dxa"/>
            <w:shd w:val="clear" w:color="auto" w:fill="auto"/>
          </w:tcPr>
          <w:p w14:paraId="7B1ABA07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M</w:t>
            </w:r>
            <w:r w:rsidRPr="00A42B36">
              <w:rPr>
                <w:sz w:val="24"/>
                <w:szCs w:val="24"/>
              </w:rPr>
              <w:t>anufacture</w:t>
            </w:r>
            <w:r w:rsidRPr="00A42B36">
              <w:rPr>
                <w:sz w:val="24"/>
                <w:szCs w:val="24"/>
                <w:lang w:val="en-US"/>
              </w:rPr>
              <w:t>rCountry</w:t>
            </w:r>
          </w:p>
        </w:tc>
        <w:tc>
          <w:tcPr>
            <w:tcW w:w="1763" w:type="dxa"/>
            <w:shd w:val="clear" w:color="auto" w:fill="auto"/>
          </w:tcPr>
          <w:p w14:paraId="4B5F8F1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Страна производителя</w:t>
            </w:r>
          </w:p>
        </w:tc>
        <w:tc>
          <w:tcPr>
            <w:tcW w:w="1330" w:type="dxa"/>
          </w:tcPr>
          <w:p w14:paraId="4025806F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79BCE6B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0990D5B9" w14:textId="77777777" w:rsidR="00432A8E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Из строк заявки. </w:t>
            </w:r>
          </w:p>
          <w:p w14:paraId="5EEC8DEA" w14:textId="33F120BC" w:rsidR="007376A9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(значение в строки заявки должно прийти из </w:t>
            </w:r>
            <w:r w:rsidRPr="00A42B36">
              <w:rPr>
                <w:sz w:val="24"/>
                <w:szCs w:val="24"/>
                <w:lang w:val="en-US"/>
              </w:rPr>
              <w:t>ERP</w:t>
            </w:r>
            <w:r w:rsidRPr="00A42B36">
              <w:rPr>
                <w:sz w:val="24"/>
                <w:szCs w:val="24"/>
              </w:rPr>
              <w:t>)</w:t>
            </w:r>
          </w:p>
        </w:tc>
      </w:tr>
      <w:tr w:rsidR="007376A9" w:rsidRPr="00B2280A" w14:paraId="1B7ECC96" w14:textId="77777777" w:rsidTr="007376A9">
        <w:tc>
          <w:tcPr>
            <w:tcW w:w="2572" w:type="dxa"/>
            <w:shd w:val="clear" w:color="auto" w:fill="auto"/>
          </w:tcPr>
          <w:p w14:paraId="7B3B5E6D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LFL_CountryRegionId</w:t>
            </w:r>
          </w:p>
        </w:tc>
        <w:tc>
          <w:tcPr>
            <w:tcW w:w="1763" w:type="dxa"/>
            <w:shd w:val="clear" w:color="auto" w:fill="auto"/>
          </w:tcPr>
          <w:p w14:paraId="2FA27775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Страна происхождения</w:t>
            </w:r>
          </w:p>
        </w:tc>
        <w:tc>
          <w:tcPr>
            <w:tcW w:w="1330" w:type="dxa"/>
          </w:tcPr>
          <w:p w14:paraId="14CFFC0C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0A050CBD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33627B76" w14:textId="77777777" w:rsidR="00432A8E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Из строк заявки. </w:t>
            </w:r>
          </w:p>
          <w:p w14:paraId="7EC660DC" w14:textId="0D1580AB" w:rsidR="007376A9" w:rsidRPr="00A42B36" w:rsidRDefault="00432A8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(значение в строки заявки должно прийти из </w:t>
            </w:r>
            <w:r w:rsidRPr="00A42B36">
              <w:rPr>
                <w:sz w:val="24"/>
                <w:szCs w:val="24"/>
                <w:lang w:val="en-US"/>
              </w:rPr>
              <w:t>ERP</w:t>
            </w:r>
            <w:r w:rsidRPr="00A42B36">
              <w:rPr>
                <w:sz w:val="24"/>
                <w:szCs w:val="24"/>
              </w:rPr>
              <w:t>)</w:t>
            </w:r>
          </w:p>
        </w:tc>
      </w:tr>
      <w:tr w:rsidR="007376A9" w:rsidRPr="00B2280A" w14:paraId="43B08207" w14:textId="77777777" w:rsidTr="007376A9">
        <w:tc>
          <w:tcPr>
            <w:tcW w:w="2572" w:type="dxa"/>
            <w:shd w:val="clear" w:color="auto" w:fill="auto"/>
          </w:tcPr>
          <w:p w14:paraId="6A7B6949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lastRenderedPageBreak/>
              <w:t>itemBarCodeEAN</w:t>
            </w:r>
          </w:p>
        </w:tc>
        <w:tc>
          <w:tcPr>
            <w:tcW w:w="1763" w:type="dxa"/>
            <w:shd w:val="clear" w:color="auto" w:fill="auto"/>
          </w:tcPr>
          <w:p w14:paraId="1B830AB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ШК товара EAN</w:t>
            </w:r>
          </w:p>
        </w:tc>
        <w:tc>
          <w:tcPr>
            <w:tcW w:w="1330" w:type="dxa"/>
          </w:tcPr>
          <w:p w14:paraId="36626233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775E2267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2829" w:type="dxa"/>
          </w:tcPr>
          <w:p w14:paraId="715ACE7D" w14:textId="75F210BE" w:rsidR="007376A9" w:rsidRPr="00A42B36" w:rsidRDefault="00137E4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При сканировании ШК товара.</w:t>
            </w:r>
          </w:p>
        </w:tc>
      </w:tr>
      <w:tr w:rsidR="007376A9" w:rsidRPr="00B2280A" w14:paraId="598022A3" w14:textId="77777777" w:rsidTr="007376A9">
        <w:tc>
          <w:tcPr>
            <w:tcW w:w="2572" w:type="dxa"/>
            <w:shd w:val="clear" w:color="auto" w:fill="auto"/>
          </w:tcPr>
          <w:p w14:paraId="657920AE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OwnerName</w:t>
            </w:r>
          </w:p>
        </w:tc>
        <w:tc>
          <w:tcPr>
            <w:tcW w:w="1763" w:type="dxa"/>
            <w:shd w:val="clear" w:color="auto" w:fill="auto"/>
          </w:tcPr>
          <w:p w14:paraId="72E7A0C1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Владелец</w:t>
            </w:r>
          </w:p>
        </w:tc>
        <w:tc>
          <w:tcPr>
            <w:tcW w:w="1330" w:type="dxa"/>
          </w:tcPr>
          <w:p w14:paraId="48CEAE6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3C056A0E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36C25D40" w14:textId="1A6B45F5" w:rsidR="007376A9" w:rsidRPr="00A42B36" w:rsidRDefault="00443BD9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Заявки поле «Код фирмы заказа» ((RequestTable).FIRMA_KOD)</w:t>
            </w:r>
          </w:p>
        </w:tc>
      </w:tr>
      <w:tr w:rsidR="007376A9" w:rsidRPr="00B2280A" w14:paraId="37B79D5D" w14:textId="77777777" w:rsidTr="007376A9">
        <w:tc>
          <w:tcPr>
            <w:tcW w:w="2572" w:type="dxa"/>
            <w:shd w:val="clear" w:color="auto" w:fill="auto"/>
          </w:tcPr>
          <w:p w14:paraId="23BD9E82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WMS_InventExpireDays</w:t>
            </w:r>
          </w:p>
        </w:tc>
        <w:tc>
          <w:tcPr>
            <w:tcW w:w="1763" w:type="dxa"/>
            <w:shd w:val="clear" w:color="auto" w:fill="auto"/>
          </w:tcPr>
          <w:p w14:paraId="3C76AC28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Срок Годности в месяцах</w:t>
            </w:r>
          </w:p>
        </w:tc>
        <w:tc>
          <w:tcPr>
            <w:tcW w:w="1330" w:type="dxa"/>
          </w:tcPr>
          <w:p w14:paraId="251BA9F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3154D295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1E1F7426" w14:textId="72309CCE" w:rsidR="007376A9" w:rsidRPr="00A42B36" w:rsidRDefault="00137E4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Из карточки товара «Срок хранения в месяцах» (InventTable.WMS_InventExpireDays)</w:t>
            </w:r>
          </w:p>
        </w:tc>
      </w:tr>
      <w:tr w:rsidR="007376A9" w:rsidRPr="00B2280A" w14:paraId="4FCA6F72" w14:textId="77777777" w:rsidTr="007376A9">
        <w:tc>
          <w:tcPr>
            <w:tcW w:w="2572" w:type="dxa"/>
            <w:shd w:val="clear" w:color="auto" w:fill="auto"/>
          </w:tcPr>
          <w:p w14:paraId="1A1CBE2C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MPL</w:t>
            </w:r>
          </w:p>
        </w:tc>
        <w:tc>
          <w:tcPr>
            <w:tcW w:w="1763" w:type="dxa"/>
            <w:shd w:val="clear" w:color="auto" w:fill="auto"/>
          </w:tcPr>
          <w:p w14:paraId="5BB8591A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Товар Маркетплейса</w:t>
            </w:r>
          </w:p>
        </w:tc>
        <w:tc>
          <w:tcPr>
            <w:tcW w:w="1330" w:type="dxa"/>
          </w:tcPr>
          <w:p w14:paraId="72C8D15E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1D14F797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486B19D2" w14:textId="59AC903A" w:rsidR="007376A9" w:rsidRPr="00A42B36" w:rsidRDefault="00A42B36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Проставить </w:t>
            </w:r>
            <w:r w:rsidRPr="00A42B36">
              <w:rPr>
                <w:sz w:val="24"/>
                <w:szCs w:val="24"/>
                <w:lang w:val="en-US"/>
              </w:rPr>
              <w:t>Yes</w:t>
            </w:r>
            <w:r w:rsidRPr="00A42B36">
              <w:rPr>
                <w:sz w:val="24"/>
                <w:szCs w:val="24"/>
              </w:rPr>
              <w:t>, если в заявке поле «Вид заявки» (</w:t>
            </w:r>
            <w:r w:rsidRPr="00A42B36">
              <w:rPr>
                <w:sz w:val="24"/>
                <w:szCs w:val="24"/>
                <w:lang w:val="en-US"/>
              </w:rPr>
              <w:t>LFL</w:t>
            </w:r>
            <w:r w:rsidRPr="00A42B36">
              <w:rPr>
                <w:sz w:val="24"/>
                <w:szCs w:val="24"/>
              </w:rPr>
              <w:t>_</w:t>
            </w:r>
            <w:r w:rsidRPr="00A42B36">
              <w:rPr>
                <w:sz w:val="24"/>
                <w:szCs w:val="24"/>
                <w:lang w:val="en-US"/>
              </w:rPr>
              <w:t>RequestTable</w:t>
            </w:r>
            <w:r w:rsidRPr="00A42B36">
              <w:rPr>
                <w:sz w:val="24"/>
                <w:szCs w:val="24"/>
              </w:rPr>
              <w:t>.VID_DOC)</w:t>
            </w:r>
            <w:r w:rsidR="00B56DE2" w:rsidRPr="00A42B36">
              <w:rPr>
                <w:sz w:val="24"/>
                <w:szCs w:val="24"/>
              </w:rPr>
              <w:t xml:space="preserve"> </w:t>
            </w:r>
            <w:r w:rsidRPr="00A42B36">
              <w:rPr>
                <w:sz w:val="24"/>
                <w:szCs w:val="24"/>
              </w:rPr>
              <w:t>= Комиссионная торговля.</w:t>
            </w:r>
          </w:p>
        </w:tc>
      </w:tr>
      <w:tr w:rsidR="007376A9" w:rsidRPr="00B2280A" w14:paraId="53B2BC24" w14:textId="77777777" w:rsidTr="007376A9">
        <w:tc>
          <w:tcPr>
            <w:tcW w:w="2572" w:type="dxa"/>
            <w:shd w:val="clear" w:color="auto" w:fill="auto"/>
          </w:tcPr>
          <w:p w14:paraId="2422404F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LFL_ReceiptType</w:t>
            </w:r>
          </w:p>
        </w:tc>
        <w:tc>
          <w:tcPr>
            <w:tcW w:w="1763" w:type="dxa"/>
            <w:shd w:val="clear" w:color="auto" w:fill="auto"/>
          </w:tcPr>
          <w:p w14:paraId="5109CCA6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Тип поставки</w:t>
            </w:r>
          </w:p>
        </w:tc>
        <w:tc>
          <w:tcPr>
            <w:tcW w:w="1330" w:type="dxa"/>
          </w:tcPr>
          <w:p w14:paraId="3D3EAD52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288BFB5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1D36A05C" w14:textId="309C47EB" w:rsidR="007376A9" w:rsidRPr="00A42B36" w:rsidRDefault="00137E4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Заказ на покупку поле «Тип поставки» ((PurchaseTable).LFL_ReceiptType)</w:t>
            </w:r>
          </w:p>
        </w:tc>
      </w:tr>
      <w:tr w:rsidR="007376A9" w:rsidRPr="00B2280A" w14:paraId="638AB35B" w14:textId="77777777" w:rsidTr="007376A9">
        <w:tc>
          <w:tcPr>
            <w:tcW w:w="2572" w:type="dxa"/>
            <w:shd w:val="clear" w:color="auto" w:fill="auto"/>
          </w:tcPr>
          <w:p w14:paraId="0AE89F4D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A42B36">
              <w:rPr>
                <w:sz w:val="24"/>
                <w:szCs w:val="24"/>
                <w:lang w:val="en-US"/>
              </w:rPr>
              <w:t>BatchCode</w:t>
            </w:r>
          </w:p>
        </w:tc>
        <w:tc>
          <w:tcPr>
            <w:tcW w:w="1763" w:type="dxa"/>
            <w:shd w:val="clear" w:color="auto" w:fill="auto"/>
          </w:tcPr>
          <w:p w14:paraId="193407DE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Батч код, номер лота(на товаре)</w:t>
            </w:r>
          </w:p>
        </w:tc>
        <w:tc>
          <w:tcPr>
            <w:tcW w:w="1330" w:type="dxa"/>
          </w:tcPr>
          <w:p w14:paraId="3E05C158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7DD719EB" w14:textId="77777777" w:rsidR="007376A9" w:rsidRPr="00A42B36" w:rsidRDefault="007376A9" w:rsidP="00432A8E">
            <w:pPr>
              <w:pStyle w:val="aff8"/>
              <w:jc w:val="center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>Нет</w:t>
            </w:r>
          </w:p>
        </w:tc>
        <w:tc>
          <w:tcPr>
            <w:tcW w:w="2829" w:type="dxa"/>
          </w:tcPr>
          <w:p w14:paraId="400A3B1E" w14:textId="5341673E" w:rsidR="007376A9" w:rsidRPr="00A42B36" w:rsidRDefault="00137E4E" w:rsidP="00432A8E">
            <w:pPr>
              <w:pStyle w:val="aff8"/>
              <w:rPr>
                <w:sz w:val="24"/>
                <w:szCs w:val="24"/>
              </w:rPr>
            </w:pPr>
            <w:r w:rsidRPr="00A42B36">
              <w:rPr>
                <w:sz w:val="24"/>
                <w:szCs w:val="24"/>
              </w:rPr>
              <w:t xml:space="preserve">Оставляем пустым. Заполнение будет реализовано на втором этапе. </w:t>
            </w:r>
          </w:p>
        </w:tc>
      </w:tr>
    </w:tbl>
    <w:p w14:paraId="33065112" w14:textId="47061E29" w:rsidR="006E08C1" w:rsidRDefault="005625F6" w:rsidP="005625F6">
      <w:pPr>
        <w:pStyle w:val="a4"/>
        <w:numPr>
          <w:ilvl w:val="0"/>
          <w:numId w:val="32"/>
        </w:numPr>
        <w:rPr>
          <w:b/>
        </w:rPr>
      </w:pPr>
      <w:r>
        <w:rPr>
          <w:b/>
        </w:rPr>
        <w:t>Работа Мастера размещения при сканировании товара с признаком ОСУ.</w:t>
      </w:r>
    </w:p>
    <w:p w14:paraId="50BFF7D7" w14:textId="1EA5D95F" w:rsidR="005625F6" w:rsidRDefault="005625F6" w:rsidP="005625F6">
      <w:pPr>
        <w:pStyle w:val="a4"/>
        <w:ind w:left="360" w:firstLine="0"/>
      </w:pPr>
      <w:r>
        <w:t>При сканировании, если товар с признаком ОСУ (InventTable</w:t>
      </w:r>
      <w:r w:rsidRPr="005625F6">
        <w:t>.ALK_Volumetric</w:t>
      </w:r>
      <w:r>
        <w:t xml:space="preserve">) - в зависимости от того, какой товар </w:t>
      </w:r>
      <w:r w:rsidR="00E25C03">
        <w:t>отсканирован первым (КМ/без КМ</w:t>
      </w:r>
      <w:r>
        <w:t>) в пределах одной итерации мастера разрешать сканирова</w:t>
      </w:r>
      <w:r w:rsidR="00E25C03">
        <w:t>ть только КМ или только товар без КМ</w:t>
      </w:r>
      <w:r>
        <w:t xml:space="preserve">. </w:t>
      </w:r>
    </w:p>
    <w:p w14:paraId="19B75A70" w14:textId="04D155A7" w:rsidR="005625F6" w:rsidRDefault="005625F6" w:rsidP="005625F6">
      <w:pPr>
        <w:pStyle w:val="a4"/>
        <w:ind w:left="360" w:firstLine="0"/>
      </w:pPr>
      <w:r>
        <w:t>При сканировании делать проверку:</w:t>
      </w:r>
    </w:p>
    <w:p w14:paraId="6DCFA28F" w14:textId="4ECC5970" w:rsidR="005625F6" w:rsidRDefault="005625F6" w:rsidP="005625F6">
      <w:pPr>
        <w:pStyle w:val="a4"/>
        <w:numPr>
          <w:ilvl w:val="0"/>
          <w:numId w:val="37"/>
        </w:numPr>
      </w:pPr>
      <w:r>
        <w:t xml:space="preserve">Если первым в итерации отсканирован товар с КМ – при сканировании </w:t>
      </w:r>
      <w:r w:rsidR="00E25C03">
        <w:t>товара без КМ</w:t>
      </w:r>
      <w:r>
        <w:t xml:space="preserve"> вывести сообщение: «</w:t>
      </w:r>
      <w:r w:rsidRPr="005625F6">
        <w:t>По этому товару ранее отсканирован товар с КМ. Сначала отсканируйте все товары с КМ.</w:t>
      </w:r>
      <w:r>
        <w:t>».</w:t>
      </w:r>
    </w:p>
    <w:p w14:paraId="165DAC99" w14:textId="41A30993" w:rsidR="005625F6" w:rsidRDefault="005625F6" w:rsidP="005625F6">
      <w:pPr>
        <w:pStyle w:val="a4"/>
        <w:numPr>
          <w:ilvl w:val="0"/>
          <w:numId w:val="37"/>
        </w:numPr>
      </w:pPr>
      <w:r>
        <w:t>Если первым в итерации был отсканирован товар</w:t>
      </w:r>
      <w:r w:rsidR="00E25C03" w:rsidRPr="00E25C03">
        <w:t xml:space="preserve"> </w:t>
      </w:r>
      <w:r w:rsidR="00E25C03">
        <w:t>без КМ</w:t>
      </w:r>
      <w:r>
        <w:t xml:space="preserve"> – при сканировании КМ вывести сообщение: «По этому товару р</w:t>
      </w:r>
      <w:r w:rsidR="00E25C03">
        <w:t>анее отсканирован товар без КМ</w:t>
      </w:r>
      <w:r>
        <w:t xml:space="preserve">. Сначала </w:t>
      </w:r>
      <w:r w:rsidR="00E25C03">
        <w:t>отсканируйте все товары без КМ</w:t>
      </w:r>
      <w:bookmarkStart w:id="9" w:name="_GoBack"/>
      <w:bookmarkEnd w:id="9"/>
      <w:r>
        <w:t>.».</w:t>
      </w:r>
    </w:p>
    <w:p w14:paraId="47F45A1C" w14:textId="2D866A88" w:rsidR="005625F6" w:rsidRDefault="005625F6" w:rsidP="005625F6">
      <w:pPr>
        <w:pStyle w:val="a4"/>
        <w:numPr>
          <w:ilvl w:val="0"/>
          <w:numId w:val="32"/>
        </w:numPr>
        <w:rPr>
          <w:b/>
        </w:rPr>
      </w:pPr>
      <w:r w:rsidRPr="005625F6">
        <w:rPr>
          <w:b/>
        </w:rPr>
        <w:t>Работа Мастера размещения при сканировании товара с разным ШК.</w:t>
      </w:r>
    </w:p>
    <w:p w14:paraId="18B1C0FF" w14:textId="479E0D0A" w:rsidR="00A5198F" w:rsidRDefault="00A5198F" w:rsidP="00A5198F">
      <w:pPr>
        <w:pStyle w:val="a4"/>
        <w:ind w:left="360" w:firstLine="0"/>
      </w:pPr>
      <w:r>
        <w:t>При сканировании товара в пределах одной итерации разрешать сканировать товар только с одним ШК.</w:t>
      </w:r>
    </w:p>
    <w:p w14:paraId="156720B6" w14:textId="4BCD0648" w:rsidR="00A5198F" w:rsidRDefault="00A5198F" w:rsidP="00A5198F">
      <w:pPr>
        <w:pStyle w:val="a4"/>
        <w:ind w:left="360" w:firstLine="0"/>
      </w:pPr>
      <w:r>
        <w:t>При сканировании ШК товара делать проверку:</w:t>
      </w:r>
    </w:p>
    <w:p w14:paraId="1376D1A0" w14:textId="0E7C1ED3" w:rsidR="00A5198F" w:rsidRPr="00A5198F" w:rsidRDefault="00A5198F" w:rsidP="00A5198F">
      <w:pPr>
        <w:pStyle w:val="a4"/>
        <w:numPr>
          <w:ilvl w:val="0"/>
          <w:numId w:val="38"/>
        </w:numPr>
      </w:pPr>
      <w:r>
        <w:t>Если отсканированный ШК товара не равен ШК, который уже был отсканирован по этому товару – выводить сообщение: «По этому товару отсканирован ШК %. Сначала отсканируйте все товары с этим ШК.».</w:t>
      </w:r>
    </w:p>
    <w:p w14:paraId="63F85BD9" w14:textId="099055A7" w:rsidR="00ED2A19" w:rsidRDefault="001576D3" w:rsidP="000224EC">
      <w:pPr>
        <w:pStyle w:val="10"/>
      </w:pPr>
      <w:r>
        <w:lastRenderedPageBreak/>
        <w:t>Настройки</w:t>
      </w:r>
    </w:p>
    <w:p w14:paraId="0132AB5C" w14:textId="6B75EA59" w:rsidR="00DA0D06" w:rsidRPr="00DA0D06" w:rsidRDefault="00731566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Управление запасами/Настройка/Разделение запасов/Склады – галка «Расширенные настройки аналитики партии». 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0951CE0A" w14:textId="77777777" w:rsidR="00917F38" w:rsidRPr="00731566" w:rsidRDefault="00917F38" w:rsidP="00917F38">
      <w:pPr>
        <w:pStyle w:val="a4"/>
        <w:numPr>
          <w:ilvl w:val="0"/>
          <w:numId w:val="33"/>
        </w:numPr>
        <w:rPr>
          <w:sz w:val="24"/>
          <w:szCs w:val="24"/>
        </w:rPr>
      </w:pPr>
      <w:r w:rsidRPr="00731566">
        <w:rPr>
          <w:sz w:val="24"/>
          <w:szCs w:val="24"/>
        </w:rPr>
        <w:t xml:space="preserve">Управление запасами/Обычный/Мастер размещения; </w:t>
      </w:r>
    </w:p>
    <w:p w14:paraId="1450B3D7" w14:textId="04D5635E" w:rsidR="004161CF" w:rsidRPr="00731566" w:rsidRDefault="00917F38" w:rsidP="00917F38">
      <w:pPr>
        <w:pStyle w:val="a4"/>
        <w:numPr>
          <w:ilvl w:val="0"/>
          <w:numId w:val="33"/>
        </w:numPr>
        <w:rPr>
          <w:sz w:val="24"/>
          <w:szCs w:val="24"/>
        </w:rPr>
      </w:pPr>
      <w:r w:rsidRPr="00731566">
        <w:rPr>
          <w:sz w:val="24"/>
          <w:szCs w:val="24"/>
        </w:rPr>
        <w:t>Расчеты с поставщиками/Обычный/Заказы на покупку/Все заказы на покупку/кнопка Размещение товара</w:t>
      </w:r>
    </w:p>
    <w:p w14:paraId="336EA076" w14:textId="1B579437" w:rsidR="00D1295D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10" w:name="_Приложения"/>
      <w:bookmarkStart w:id="11" w:name="_Toc309597748"/>
      <w:bookmarkEnd w:id="10"/>
      <w:r>
        <w:t>Допущения и ограничения</w:t>
      </w:r>
    </w:p>
    <w:p w14:paraId="7DE3A1A4" w14:textId="68819F88" w:rsidR="00196450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4FD215EC" w14:textId="77777777" w:rsidR="00731566" w:rsidRPr="00B2280A" w:rsidRDefault="00731566" w:rsidP="00196450">
      <w:pPr>
        <w:pStyle w:val="a"/>
        <w:numPr>
          <w:ilvl w:val="0"/>
          <w:numId w:val="0"/>
        </w:numPr>
        <w:rPr>
          <w:sz w:val="24"/>
          <w:szCs w:val="24"/>
        </w:rPr>
      </w:pP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11"/>
    </w:p>
    <w:p w14:paraId="11C088D1" w14:textId="4D11AEF6" w:rsidR="00DE5218" w:rsidRDefault="003A1903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Проект </w:t>
      </w:r>
      <w:r w:rsidRPr="003A1903">
        <w:rPr>
          <w:sz w:val="24"/>
          <w:szCs w:val="24"/>
        </w:rPr>
        <w:t>DAX-10315</w:t>
      </w:r>
      <w:r>
        <w:rPr>
          <w:sz w:val="24"/>
          <w:szCs w:val="24"/>
        </w:rPr>
        <w:t xml:space="preserve"> </w:t>
      </w:r>
      <w:r w:rsidRPr="003A1903">
        <w:rPr>
          <w:sz w:val="24"/>
          <w:szCs w:val="24"/>
        </w:rPr>
        <w:t>Партионное хранение, усн, штрих коды итп(Внедрение партионного учета)</w:t>
      </w:r>
      <w:r>
        <w:rPr>
          <w:sz w:val="24"/>
          <w:szCs w:val="24"/>
        </w:rPr>
        <w:t xml:space="preserve">. </w:t>
      </w:r>
    </w:p>
    <w:p w14:paraId="3A71E783" w14:textId="3F588D4D" w:rsidR="00731566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DAX-11244 Изменение модели данных партии</w:t>
      </w:r>
    </w:p>
    <w:p w14:paraId="43319A1D" w14:textId="031A48E4" w:rsidR="00731566" w:rsidRPr="00AD1FFF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DAX-11245 Утверждение закупки</w:t>
      </w:r>
      <w:r>
        <w:rPr>
          <w:sz w:val="24"/>
          <w:szCs w:val="24"/>
        </w:rPr>
        <w:t>: проверка</w:t>
      </w:r>
      <w:r w:rsidRPr="00731566">
        <w:rPr>
          <w:sz w:val="24"/>
          <w:szCs w:val="24"/>
        </w:rPr>
        <w:t xml:space="preserve"> справочных характеристик СГ в месяцах</w:t>
      </w:r>
    </w:p>
    <w:sectPr w:rsidR="00731566" w:rsidRPr="00AD1FFF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2156F6" w14:textId="77777777" w:rsidR="00F22B7E" w:rsidRDefault="00F22B7E">
      <w:r>
        <w:separator/>
      </w:r>
    </w:p>
  </w:endnote>
  <w:endnote w:type="continuationSeparator" w:id="0">
    <w:p w14:paraId="42C4DABE" w14:textId="77777777" w:rsidR="00F22B7E" w:rsidRDefault="00F22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50105DEE" w:rsidR="001A1230" w:rsidRPr="00D9272E" w:rsidRDefault="001A123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DAX-11246. Мастер размещения: ввод данных расширенных аналитик и работа с ними для складов с использованием расширенных аналитик.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E25C03">
      <w:rPr>
        <w:noProof/>
        <w:sz w:val="18"/>
        <w:szCs w:val="18"/>
      </w:rPr>
      <w:t>5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E25C03">
      <w:rPr>
        <w:noProof/>
        <w:sz w:val="18"/>
        <w:szCs w:val="18"/>
      </w:rPr>
      <w:t>5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7E0C355A" w:rsidR="001A1230" w:rsidRPr="008638AB" w:rsidRDefault="001A1230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DAX-11246. Мастер размещения: ввод данных расширенных аналитик и работа с ними для складов с использованием расширенных аналитик.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E25C03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E25C03">
      <w:rPr>
        <w:rFonts w:ascii="Times New Roman" w:hAnsi="Times New Roman"/>
        <w:noProof/>
        <w:sz w:val="18"/>
        <w:szCs w:val="18"/>
      </w:rPr>
      <w:t>5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A2EA7" w14:textId="77777777" w:rsidR="00F22B7E" w:rsidRDefault="00F22B7E">
      <w:r>
        <w:separator/>
      </w:r>
    </w:p>
  </w:footnote>
  <w:footnote w:type="continuationSeparator" w:id="0">
    <w:p w14:paraId="6E62CCE9" w14:textId="77777777" w:rsidR="00F22B7E" w:rsidRDefault="00F22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1A1230" w:rsidRPr="00D95F5D" w:rsidRDefault="001A123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1A1230" w:rsidRPr="00EF1F02" w:rsidRDefault="001A1230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CE322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2D0C7E"/>
    <w:multiLevelType w:val="hybridMultilevel"/>
    <w:tmpl w:val="CA6AE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7960F0"/>
    <w:multiLevelType w:val="hybridMultilevel"/>
    <w:tmpl w:val="3B9AEA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122E41"/>
    <w:multiLevelType w:val="hybridMultilevel"/>
    <w:tmpl w:val="5DE6D4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9" w15:restartNumberingAfterBreak="0">
    <w:nsid w:val="4415245C"/>
    <w:multiLevelType w:val="hybridMultilevel"/>
    <w:tmpl w:val="0CD486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C93473"/>
    <w:multiLevelType w:val="hybridMultilevel"/>
    <w:tmpl w:val="F3629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F4496E"/>
    <w:multiLevelType w:val="hybridMultilevel"/>
    <w:tmpl w:val="6890D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2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BA228E"/>
    <w:multiLevelType w:val="hybridMultilevel"/>
    <w:tmpl w:val="D8BAF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4"/>
  </w:num>
  <w:num w:numId="3">
    <w:abstractNumId w:val="18"/>
  </w:num>
  <w:num w:numId="4">
    <w:abstractNumId w:val="1"/>
  </w:num>
  <w:num w:numId="5">
    <w:abstractNumId w:val="0"/>
  </w:num>
  <w:num w:numId="6">
    <w:abstractNumId w:val="10"/>
  </w:num>
  <w:num w:numId="7">
    <w:abstractNumId w:val="26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27"/>
  </w:num>
  <w:num w:numId="10">
    <w:abstractNumId w:val="22"/>
  </w:num>
  <w:num w:numId="11">
    <w:abstractNumId w:val="15"/>
  </w:num>
  <w:num w:numId="12">
    <w:abstractNumId w:val="36"/>
  </w:num>
  <w:num w:numId="13">
    <w:abstractNumId w:val="13"/>
  </w:num>
  <w:num w:numId="14">
    <w:abstractNumId w:val="8"/>
  </w:num>
  <w:num w:numId="15">
    <w:abstractNumId w:val="33"/>
  </w:num>
  <w:num w:numId="16">
    <w:abstractNumId w:val="23"/>
  </w:num>
  <w:num w:numId="17">
    <w:abstractNumId w:val="5"/>
  </w:num>
  <w:num w:numId="18">
    <w:abstractNumId w:val="12"/>
  </w:num>
  <w:num w:numId="19">
    <w:abstractNumId w:val="17"/>
  </w:num>
  <w:num w:numId="20">
    <w:abstractNumId w:val="11"/>
  </w:num>
  <w:num w:numId="21">
    <w:abstractNumId w:val="7"/>
  </w:num>
  <w:num w:numId="22">
    <w:abstractNumId w:val="21"/>
  </w:num>
  <w:num w:numId="23">
    <w:abstractNumId w:val="29"/>
  </w:num>
  <w:num w:numId="24">
    <w:abstractNumId w:val="20"/>
  </w:num>
  <w:num w:numId="25">
    <w:abstractNumId w:val="9"/>
  </w:num>
  <w:num w:numId="26">
    <w:abstractNumId w:val="34"/>
  </w:num>
  <w:num w:numId="27">
    <w:abstractNumId w:val="4"/>
  </w:num>
  <w:num w:numId="28">
    <w:abstractNumId w:val="25"/>
  </w:num>
  <w:num w:numId="29">
    <w:abstractNumId w:val="28"/>
  </w:num>
  <w:num w:numId="30">
    <w:abstractNumId w:val="32"/>
  </w:num>
  <w:num w:numId="31">
    <w:abstractNumId w:val="35"/>
  </w:num>
  <w:num w:numId="32">
    <w:abstractNumId w:val="2"/>
  </w:num>
  <w:num w:numId="33">
    <w:abstractNumId w:val="24"/>
  </w:num>
  <w:num w:numId="34">
    <w:abstractNumId w:val="16"/>
  </w:num>
  <w:num w:numId="35">
    <w:abstractNumId w:val="30"/>
  </w:num>
  <w:num w:numId="36">
    <w:abstractNumId w:val="3"/>
  </w:num>
  <w:num w:numId="37">
    <w:abstractNumId w:val="19"/>
  </w:num>
  <w:num w:numId="38">
    <w:abstractNumId w:val="6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lyana Yureva">
    <w15:presenceInfo w15:providerId="AD" w15:userId="S-1-5-21-851973153-1017077793-347745105-316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4C7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502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0E50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485"/>
    <w:rsid w:val="000E46AC"/>
    <w:rsid w:val="000E4D9C"/>
    <w:rsid w:val="000E519C"/>
    <w:rsid w:val="000E52D3"/>
    <w:rsid w:val="000E53C3"/>
    <w:rsid w:val="000E5E68"/>
    <w:rsid w:val="000E628E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37E4E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2FCE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230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A9A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65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3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A8E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3BD9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5F4C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498D"/>
    <w:rsid w:val="005251EA"/>
    <w:rsid w:val="00525205"/>
    <w:rsid w:val="005258A0"/>
    <w:rsid w:val="0052698B"/>
    <w:rsid w:val="00526F44"/>
    <w:rsid w:val="00527032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5F6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87AEE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827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8C1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8D5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155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566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6A9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878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5997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18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C64"/>
    <w:rsid w:val="008E2E97"/>
    <w:rsid w:val="008E34C9"/>
    <w:rsid w:val="008E354F"/>
    <w:rsid w:val="008E39C5"/>
    <w:rsid w:val="008E4574"/>
    <w:rsid w:val="008E4634"/>
    <w:rsid w:val="008E48C7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0CE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17F38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3E5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7F1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0C1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B36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98F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9BA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234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DE2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E61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A63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39C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03E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8E4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A9D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5C03"/>
    <w:rsid w:val="00E26389"/>
    <w:rsid w:val="00E272CD"/>
    <w:rsid w:val="00E27584"/>
    <w:rsid w:val="00E27F63"/>
    <w:rsid w:val="00E3005A"/>
    <w:rsid w:val="00E3017C"/>
    <w:rsid w:val="00E30282"/>
    <w:rsid w:val="00E303FB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7D3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5F79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55E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B7E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F63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373"/>
    <w:rsid w:val="00FF3542"/>
    <w:rsid w:val="00FF36AD"/>
    <w:rsid w:val="00FF3969"/>
    <w:rsid w:val="00FF4052"/>
    <w:rsid w:val="00FF539B"/>
    <w:rsid w:val="00FF55CB"/>
    <w:rsid w:val="00FF57B4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05C18ED9-01EF-4E12-9826-73A6D141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804F4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24C7B"/>
    <w:rsid w:val="004646AD"/>
    <w:rsid w:val="004B5EBA"/>
    <w:rsid w:val="0052256A"/>
    <w:rsid w:val="005512BA"/>
    <w:rsid w:val="00595BF5"/>
    <w:rsid w:val="005A41BB"/>
    <w:rsid w:val="00667056"/>
    <w:rsid w:val="006C5ADB"/>
    <w:rsid w:val="00741FB7"/>
    <w:rsid w:val="007B4F5F"/>
    <w:rsid w:val="00876354"/>
    <w:rsid w:val="008F6FDE"/>
    <w:rsid w:val="00924E98"/>
    <w:rsid w:val="00997EDD"/>
    <w:rsid w:val="009A5B67"/>
    <w:rsid w:val="009C3156"/>
    <w:rsid w:val="009C71F6"/>
    <w:rsid w:val="00AD231A"/>
    <w:rsid w:val="00AD44A7"/>
    <w:rsid w:val="00AE088B"/>
    <w:rsid w:val="00AE5A81"/>
    <w:rsid w:val="00B64846"/>
    <w:rsid w:val="00B7284C"/>
    <w:rsid w:val="00BC4987"/>
    <w:rsid w:val="00C77775"/>
    <w:rsid w:val="00CB7002"/>
    <w:rsid w:val="00CC46B8"/>
    <w:rsid w:val="00D003C9"/>
    <w:rsid w:val="00D54BE8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933CC"/>
    <w:rsid w:val="00FA4706"/>
    <w:rsid w:val="00FE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A17B59C-9FBC-4409-9930-A916C07D9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5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DAX-11246. Мастер размещения: ввод данных расширенных аналитик и работа с ними для складов с использованием расширенных аналитик.</vt:lpstr>
    </vt:vector>
  </TitlesOfParts>
  <Company>HP Inc.</Company>
  <LinksUpToDate>false</LinksUpToDate>
  <CharactersWithSpaces>6704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DAX-11246. Мастер размещения: ввод данных расширенных аналитик и работа с ними для складов с использованием расширенных аналитик.</dc:title>
  <dc:subject/>
  <dc:creator>K.alyanykh</dc:creator>
  <cp:keywords/>
  <dc:description/>
  <cp:lastModifiedBy>Ulyana Yureva</cp:lastModifiedBy>
  <cp:revision>2</cp:revision>
  <cp:lastPrinted>2010-02-27T12:52:00Z</cp:lastPrinted>
  <dcterms:created xsi:type="dcterms:W3CDTF">2025-11-27T14:42:00Z</dcterms:created>
  <dcterms:modified xsi:type="dcterms:W3CDTF">2025-11-27T14:42:00Z</dcterms:modified>
</cp:coreProperties>
</file>